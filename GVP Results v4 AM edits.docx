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C690F" w14:textId="67689836" w:rsidR="00EA6C34" w:rsidRPr="0014427E" w:rsidRDefault="00854DF3" w:rsidP="00EA6C34">
      <w:pPr>
        <w:rPr>
          <w:b/>
          <w:bCs/>
        </w:rPr>
      </w:pPr>
      <w:r w:rsidRPr="0014427E">
        <w:rPr>
          <w:b/>
          <w:bCs/>
        </w:rPr>
        <w:t>Results</w:t>
      </w:r>
    </w:p>
    <w:p w14:paraId="1276EF2F" w14:textId="6EF5CD56" w:rsidR="00EA6C34" w:rsidRPr="002A6905" w:rsidRDefault="00EA6C34" w:rsidP="00EA6C34">
      <w:pPr>
        <w:rPr>
          <w:b/>
          <w:bCs/>
        </w:rPr>
      </w:pPr>
      <w:r w:rsidRPr="002A6905">
        <w:rPr>
          <w:b/>
          <w:bCs/>
        </w:rPr>
        <w:t>All-atom molecular dynamics simulations rapidly reveal known cryptic pocket openings</w:t>
      </w:r>
    </w:p>
    <w:p w14:paraId="266B7188" w14:textId="6F9CF6CA" w:rsidR="008D468F" w:rsidRDefault="00EA6C34" w:rsidP="00D34CB0">
      <w:pPr>
        <w:ind w:firstLine="360"/>
      </w:pPr>
      <w:commentRangeStart w:id="0"/>
      <w:r>
        <w:t>There have been few studies which systematically evaluate whether MD simulations using modern force fields recapitulate known cryptic pockets.</w:t>
      </w:r>
      <w:commentRangeEnd w:id="0"/>
      <w:r w:rsidR="002A6905">
        <w:rPr>
          <w:rStyle w:val="CommentReference"/>
        </w:rPr>
        <w:commentReference w:id="0"/>
      </w:r>
      <w:r w:rsidR="008A3391">
        <w:t xml:space="preserve"> </w:t>
      </w:r>
      <w:r w:rsidR="00C50EA7">
        <w:t xml:space="preserve">In previous work, MD simulations </w:t>
      </w:r>
      <w:r w:rsidR="008A63B1">
        <w:t>captured</w:t>
      </w:r>
      <w:r w:rsidR="00C50EA7">
        <w:t xml:space="preserve"> opening at known </w:t>
      </w:r>
      <w:r>
        <w:t xml:space="preserve">cryptic </w:t>
      </w:r>
      <w:r w:rsidR="00C50EA7">
        <w:t>sites in TEM Beta-lactamase, Interleukin-2, and several other protein drug targets</w:t>
      </w:r>
      <w:r w:rsidR="00DF024A">
        <w:t>&lt;citation(s)</w:t>
      </w:r>
      <w:r w:rsidR="008A63B1">
        <w:t xml:space="preserve"> </w:t>
      </w:r>
      <w:r w:rsidR="00DF024A">
        <w:t>&gt;</w:t>
      </w:r>
      <w:r w:rsidR="00C50EA7">
        <w:t xml:space="preserve">. MD simulations have also identified novel cryptic pockets whose existence was </w:t>
      </w:r>
      <w:r w:rsidR="00DF024A">
        <w:t xml:space="preserve">subsequently </w:t>
      </w:r>
      <w:r w:rsidR="00C50EA7">
        <w:t>experimentally verified</w:t>
      </w:r>
      <w:r w:rsidR="00DF024A">
        <w:t xml:space="preserve"> &lt;citation&gt;</w:t>
      </w:r>
      <w:r>
        <w:t>.</w:t>
      </w:r>
      <w:r w:rsidR="008A3391">
        <w:t xml:space="preserve"> </w:t>
      </w:r>
      <w:r>
        <w:t>However,</w:t>
      </w:r>
      <w:r w:rsidR="00A23A66">
        <w:t xml:space="preserve"> </w:t>
      </w:r>
      <w:r>
        <w:t xml:space="preserve">these studies focused on a narrow set of proteins or did not evaluate whether MD simulations accurately recapitulated the </w:t>
      </w:r>
      <w:proofErr w:type="spellStart"/>
      <w:r w:rsidRPr="00E111CE">
        <w:rPr>
          <w:i/>
          <w:iCs/>
        </w:rPr>
        <w:t>holo</w:t>
      </w:r>
      <w:proofErr w:type="spellEnd"/>
      <w:r>
        <w:t xml:space="preserve"> protein </w:t>
      </w:r>
      <w:r w:rsidR="00854DF3">
        <w:t>conformation</w:t>
      </w:r>
      <w:r>
        <w:t>.</w:t>
      </w:r>
      <w:r w:rsidR="00A23A66">
        <w:t xml:space="preserve"> </w:t>
      </w:r>
      <w:commentRangeStart w:id="1"/>
      <w:r>
        <w:t>We were also interested in generating additional training data to train machine learning models to identify the location</w:t>
      </w:r>
      <w:r w:rsidR="00AE170F">
        <w:t>s</w:t>
      </w:r>
      <w:r>
        <w:t xml:space="preserve"> of cryptic pocket formation.</w:t>
      </w:r>
      <w:commentRangeEnd w:id="1"/>
      <w:r w:rsidR="00DF024A">
        <w:rPr>
          <w:rStyle w:val="CommentReference"/>
        </w:rPr>
        <w:commentReference w:id="1"/>
      </w:r>
    </w:p>
    <w:p w14:paraId="6A475A23" w14:textId="1EDA24F0" w:rsidR="008A63B1" w:rsidRDefault="00EA6C34" w:rsidP="008A63B1">
      <w:pPr>
        <w:ind w:firstLine="360"/>
      </w:pPr>
      <w:r>
        <w:t>Hence, we conducted</w:t>
      </w:r>
      <w:r w:rsidR="00883C5A">
        <w:t xml:space="preserve"> unbiased</w:t>
      </w:r>
      <w:r>
        <w:t xml:space="preserve"> adaptive sampling MD simulations of 12 proteins known to form cryptic pockets from </w:t>
      </w:r>
      <w:r w:rsidRPr="008D468F">
        <w:rPr>
          <w:i/>
          <w:iCs/>
        </w:rPr>
        <w:t>apo</w:t>
      </w:r>
      <w:r>
        <w:t>, or ligand-free, starting structures</w:t>
      </w:r>
      <w:r w:rsidR="005B6EE3">
        <w:t xml:space="preserve"> in the </w:t>
      </w:r>
      <w:proofErr w:type="spellStart"/>
      <w:r w:rsidR="005B6EE3">
        <w:t>CryptoSite</w:t>
      </w:r>
      <w:proofErr w:type="spellEnd"/>
      <w:r w:rsidR="005B6EE3">
        <w:t xml:space="preserve"> dataset</w:t>
      </w:r>
      <w:r>
        <w:t>.</w:t>
      </w:r>
      <w:r w:rsidR="00827083">
        <w:t xml:space="preserve"> </w:t>
      </w:r>
      <w:r w:rsidR="004705B9">
        <w:t>Eight of the</w:t>
      </w:r>
      <w:r w:rsidR="001B0264">
        <w:t xml:space="preserve"> pairs</w:t>
      </w:r>
      <w:r w:rsidR="004705B9">
        <w:t xml:space="preserve"> </w:t>
      </w:r>
      <w:r w:rsidR="00C50EA7">
        <w:t xml:space="preserve">have </w:t>
      </w:r>
      <w:r w:rsidR="004705B9">
        <w:t xml:space="preserve">ligand-binding residues which were closer together in the </w:t>
      </w:r>
      <w:r w:rsidR="004705B9" w:rsidRPr="008D468F">
        <w:rPr>
          <w:i/>
          <w:iCs/>
        </w:rPr>
        <w:t>apo</w:t>
      </w:r>
      <w:r w:rsidR="004705B9">
        <w:t xml:space="preserve"> structure than in the </w:t>
      </w:r>
      <w:proofErr w:type="spellStart"/>
      <w:r w:rsidR="004705B9" w:rsidRPr="008D468F">
        <w:rPr>
          <w:i/>
          <w:iCs/>
        </w:rPr>
        <w:t>holo</w:t>
      </w:r>
      <w:proofErr w:type="spellEnd"/>
      <w:r w:rsidR="004705B9">
        <w:t xml:space="preserve"> structure</w:t>
      </w:r>
      <w:r w:rsidR="00C50EA7">
        <w:t xml:space="preserve"> (i.e. they required a</w:t>
      </w:r>
      <w:r w:rsidR="008A63B1">
        <w:t>n</w:t>
      </w:r>
      <w:r w:rsidR="00C50EA7">
        <w:t xml:space="preserve"> </w:t>
      </w:r>
      <w:r w:rsidR="00883C5A">
        <w:t xml:space="preserve">opening </w:t>
      </w:r>
      <w:r w:rsidR="00C50EA7">
        <w:t>motion to form the pocket)</w:t>
      </w:r>
      <w:r w:rsidR="00F81081">
        <w:t>. M</w:t>
      </w:r>
      <w:r w:rsidR="00851159">
        <w:t>ultiple different types of motion are represented, including three cases of secondary structure change</w:t>
      </w:r>
      <w:r w:rsidR="004705B9">
        <w:t>.</w:t>
      </w:r>
      <w:commentRangeStart w:id="2"/>
      <w:commentRangeEnd w:id="2"/>
      <w:r w:rsidR="005321EE">
        <w:rPr>
          <w:rStyle w:val="CommentReference"/>
        </w:rPr>
        <w:commentReference w:id="2"/>
      </w:r>
      <w:r w:rsidR="008A3391">
        <w:t xml:space="preserve"> </w:t>
      </w:r>
      <w:r w:rsidR="00827083">
        <w:t xml:space="preserve">After launching 10 parallel simulations from the </w:t>
      </w:r>
      <w:r w:rsidR="00827083" w:rsidRPr="00827083">
        <w:rPr>
          <w:i/>
          <w:iCs/>
        </w:rPr>
        <w:t>apo</w:t>
      </w:r>
      <w:r w:rsidR="00827083">
        <w:t xml:space="preserve"> structure, we constructed a Markov State Model (MSM) of the conformational ensemble and prioritized structures for the next round of simulations using a ranking function that balances exploitation (i.e. prioritizing states with large pockets) with exploration </w:t>
      </w:r>
      <w:r w:rsidR="003D6220">
        <w:t>&lt;</w:t>
      </w:r>
      <w:r w:rsidR="00827083">
        <w:t>Cite FAST</w:t>
      </w:r>
      <w:r w:rsidR="003D6220">
        <w:t xml:space="preserve">&gt;. </w:t>
      </w:r>
      <w:r w:rsidR="00827083">
        <w:t xml:space="preserve">This procedure was repeated four times to generate 5 ‘swarms’ of simulations. </w:t>
      </w:r>
      <w:r>
        <w:t>We hypothesized that cryptic pockets would open only after several rounds of adaptive sam</w:t>
      </w:r>
      <w:r w:rsidRPr="008A3391">
        <w:t>pling.</w:t>
      </w:r>
      <w:r w:rsidR="008A3391">
        <w:t xml:space="preserve"> </w:t>
      </w:r>
    </w:p>
    <w:p w14:paraId="01F13A03" w14:textId="4533AB81" w:rsidR="005B6EE3" w:rsidRDefault="00EA6C34" w:rsidP="008A63B1">
      <w:pPr>
        <w:ind w:firstLine="360"/>
      </w:pPr>
      <w:commentRangeStart w:id="3"/>
      <w:r w:rsidRPr="008A3391">
        <w:t>To</w:t>
      </w:r>
      <w:r>
        <w:t xml:space="preserve"> our surprise</w:t>
      </w:r>
      <w:commentRangeEnd w:id="3"/>
      <w:r w:rsidR="008A63B1">
        <w:rPr>
          <w:rStyle w:val="CommentReference"/>
        </w:rPr>
        <w:commentReference w:id="3"/>
      </w:r>
      <w:r>
        <w:t xml:space="preserve">, we found that the majority of cryptic pockets opened in just 10 parallel simulations of 40 nanoseconds. </w:t>
      </w:r>
      <w:r w:rsidR="00B4053B">
        <w:t xml:space="preserve">Pockets were counted as having opened in simulation when </w:t>
      </w:r>
      <w:r w:rsidR="00EC0D4A">
        <w:t xml:space="preserve">the pocket volume of a simulated structure reached or exceeded the </w:t>
      </w:r>
      <w:proofErr w:type="spellStart"/>
      <w:r w:rsidR="00EC0D4A" w:rsidRPr="00C50EA7">
        <w:rPr>
          <w:i/>
          <w:iCs/>
        </w:rPr>
        <w:t>holo</w:t>
      </w:r>
      <w:proofErr w:type="spellEnd"/>
      <w:r w:rsidR="00EC0D4A">
        <w:t xml:space="preserve"> crystal structure pocket volume</w:t>
      </w:r>
      <w:r w:rsidR="00F50BF2">
        <w:t xml:space="preserve"> (see </w:t>
      </w:r>
      <w:r w:rsidR="008D468F">
        <w:t>M</w:t>
      </w:r>
      <w:r w:rsidR="00F50BF2">
        <w:t>ethods)</w:t>
      </w:r>
      <w:r w:rsidR="00EC0D4A">
        <w:t>.</w:t>
      </w:r>
      <w:r w:rsidR="008A3391" w:rsidRPr="00E111CE">
        <w:t xml:space="preserve"> </w:t>
      </w:r>
      <w:r w:rsidR="00EC0D4A">
        <w:t xml:space="preserve">Eight out of the 12 proteins simulated opened </w:t>
      </w:r>
      <w:r w:rsidR="00C90AD7">
        <w:t>in the first 10 simulations of</w:t>
      </w:r>
      <w:r w:rsidR="00EC0D4A">
        <w:t xml:space="preserve"> 40 nanoseconds.</w:t>
      </w:r>
      <w:r w:rsidR="008A3391">
        <w:t xml:space="preserve"> </w:t>
      </w:r>
      <w:r w:rsidR="00027E04">
        <w:t xml:space="preserve">Two others opened after 4 and 5 40 ns rounds of </w:t>
      </w:r>
      <w:r w:rsidR="00C90AD7">
        <w:t>adaptive sampling</w:t>
      </w:r>
      <w:r w:rsidR="00027E04">
        <w:t xml:space="preserve"> (each </w:t>
      </w:r>
      <w:r w:rsidR="00C90AD7">
        <w:t xml:space="preserve">also </w:t>
      </w:r>
      <w:r w:rsidR="00027E04">
        <w:t>consisting of 10 parallel simulations)</w:t>
      </w:r>
      <w:r w:rsidR="00D34CB0">
        <w:t xml:space="preserve">. The other two, which were not distinguished by particularly complex conformational changes, remained closed even during adaptive sampling simulations. </w:t>
      </w:r>
      <w:r w:rsidR="00E111CE">
        <w:t xml:space="preserve">The rapid pocket opening we observe suggests that for most smaller proteins a modest amount of simulation data may be enough to discover cryptic pockets. </w:t>
      </w:r>
      <w:r w:rsidR="00C90AD7">
        <w:t xml:space="preserve">Additionally, this finding suggests that machine learning models trained to predict cryptic pocket formation over small </w:t>
      </w:r>
      <w:r w:rsidR="00C50EA7">
        <w:t xml:space="preserve">simulation </w:t>
      </w:r>
      <w:r w:rsidR="00C90AD7">
        <w:t xml:space="preserve">time windows (i.e. 40 ns) would also be able to identify cryptic sites in ligand-free </w:t>
      </w:r>
      <w:commentRangeStart w:id="4"/>
      <w:r w:rsidR="00C90AD7">
        <w:t>experimental structures.</w:t>
      </w:r>
      <w:commentRangeEnd w:id="4"/>
      <w:r w:rsidR="00017A5A">
        <w:rPr>
          <w:rStyle w:val="CommentReference"/>
        </w:rPr>
        <w:commentReference w:id="4"/>
      </w:r>
    </w:p>
    <w:p w14:paraId="419BB2A8" w14:textId="35016243" w:rsidR="00262C31" w:rsidRDefault="00F13260" w:rsidP="00CC7F3A">
      <w:pPr>
        <w:ind w:firstLine="720"/>
      </w:pPr>
      <w:r>
        <w:rPr>
          <w:noProof/>
        </w:rPr>
        <w:lastRenderedPageBreak/>
        <w:drawing>
          <wp:inline distT="0" distB="0" distL="0" distR="0" wp14:anchorId="2DCF1FC3" wp14:editId="2D3D7DB7">
            <wp:extent cx="5581937" cy="499770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81937" cy="4997707"/>
                    </a:xfrm>
                    <a:prstGeom prst="rect">
                      <a:avLst/>
                    </a:prstGeom>
                  </pic:spPr>
                </pic:pic>
              </a:graphicData>
            </a:graphic>
          </wp:inline>
        </w:drawing>
      </w:r>
      <w:commentRangeStart w:id="5"/>
      <w:commentRangeStart w:id="6"/>
      <w:commentRangeEnd w:id="5"/>
      <w:r w:rsidR="00854DF3">
        <w:rPr>
          <w:rStyle w:val="CommentReference"/>
        </w:rPr>
        <w:commentReference w:id="5"/>
      </w:r>
      <w:commentRangeEnd w:id="6"/>
      <w:r w:rsidR="00E022DB">
        <w:rPr>
          <w:rStyle w:val="CommentReference"/>
        </w:rPr>
        <w:commentReference w:id="6"/>
      </w:r>
    </w:p>
    <w:p w14:paraId="356E9E58" w14:textId="77777777" w:rsidR="00560AA2" w:rsidRDefault="00F13260" w:rsidP="00560AA2">
      <w:pPr>
        <w:pStyle w:val="ListParagraph"/>
        <w:numPr>
          <w:ilvl w:val="0"/>
          <w:numId w:val="7"/>
        </w:numPr>
      </w:pPr>
      <w:commentRangeStart w:id="7"/>
      <w:commentRangeStart w:id="8"/>
      <w:commentRangeStart w:id="9"/>
      <w:r>
        <w:t>For figure caption</w:t>
      </w:r>
      <w:commentRangeEnd w:id="7"/>
      <w:r w:rsidR="00C90AD7">
        <w:rPr>
          <w:rStyle w:val="CommentReference"/>
        </w:rPr>
        <w:commentReference w:id="7"/>
      </w:r>
      <w:commentRangeEnd w:id="8"/>
      <w:r w:rsidR="00BE1042">
        <w:rPr>
          <w:rStyle w:val="CommentReference"/>
        </w:rPr>
        <w:commentReference w:id="8"/>
      </w:r>
      <w:commentRangeEnd w:id="9"/>
      <w:r w:rsidR="00E022DB">
        <w:rPr>
          <w:rStyle w:val="CommentReference"/>
        </w:rPr>
        <w:commentReference w:id="9"/>
      </w:r>
      <w:r>
        <w:t xml:space="preserve">: each simulation round consists of </w:t>
      </w:r>
      <w:commentRangeStart w:id="10"/>
      <w:r>
        <w:t>10 40 ns simulations</w:t>
      </w:r>
      <w:commentRangeEnd w:id="10"/>
      <w:r w:rsidR="00C90AD7">
        <w:rPr>
          <w:rStyle w:val="CommentReference"/>
        </w:rPr>
        <w:commentReference w:id="10"/>
      </w:r>
    </w:p>
    <w:p w14:paraId="72B69025" w14:textId="24DE0A91" w:rsidR="00077482" w:rsidRDefault="0043319B" w:rsidP="00077482">
      <w:commentRangeStart w:id="11"/>
      <w:r>
        <w:rPr>
          <w:noProof/>
        </w:rPr>
        <w:lastRenderedPageBreak/>
        <w:drawing>
          <wp:inline distT="0" distB="0" distL="0" distR="0" wp14:anchorId="75481A57" wp14:editId="51E95FAE">
            <wp:extent cx="5943600" cy="3658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3658235"/>
                    </a:xfrm>
                    <a:prstGeom prst="rect">
                      <a:avLst/>
                    </a:prstGeom>
                  </pic:spPr>
                </pic:pic>
              </a:graphicData>
            </a:graphic>
          </wp:inline>
        </w:drawing>
      </w:r>
      <w:commentRangeEnd w:id="11"/>
      <w:r w:rsidR="004B00AC">
        <w:rPr>
          <w:rStyle w:val="CommentReference"/>
        </w:rPr>
        <w:commentReference w:id="11"/>
      </w:r>
    </w:p>
    <w:p w14:paraId="3E64E01E" w14:textId="47E9C9EC" w:rsidR="00A31807" w:rsidRDefault="00A31807" w:rsidP="008A63B1">
      <w:r>
        <w:t>Figure 1: Four classes of pocket opening motion</w:t>
      </w:r>
      <w:r w:rsidR="00A12108">
        <w:t xml:space="preserve">, with </w:t>
      </w:r>
      <w:bookmarkStart w:id="12" w:name="_GoBack"/>
      <w:bookmarkEnd w:id="12"/>
      <w:r w:rsidR="00A12108">
        <w:t xml:space="preserve">apo structures in grey, </w:t>
      </w:r>
      <w:proofErr w:type="spellStart"/>
      <w:r w:rsidR="00A12108">
        <w:t>holo</w:t>
      </w:r>
      <w:proofErr w:type="spellEnd"/>
      <w:r w:rsidR="00A12108">
        <w:t xml:space="preserve"> structures in blue, and ligands in magenta</w:t>
      </w:r>
      <w:r>
        <w:t xml:space="preserve">: A. </w:t>
      </w:r>
      <w:r w:rsidR="0043319B">
        <w:t>sidechain motion only</w:t>
      </w:r>
      <w:r w:rsidR="006A1C5C">
        <w:t xml:space="preserve"> (PDB </w:t>
      </w:r>
      <w:r w:rsidR="00B71A63">
        <w:t xml:space="preserve">1ALB </w:t>
      </w:r>
      <w:r w:rsidR="00B71A63" w:rsidRPr="008A63B1">
        <w:rPr>
          <w:i/>
          <w:iCs/>
        </w:rPr>
        <w:t>apo</w:t>
      </w:r>
      <w:r w:rsidR="00B71A63">
        <w:t xml:space="preserve">, 1CIB </w:t>
      </w:r>
      <w:proofErr w:type="spellStart"/>
      <w:r w:rsidR="00B71A63" w:rsidRPr="008A63B1">
        <w:rPr>
          <w:i/>
          <w:iCs/>
        </w:rPr>
        <w:t>holo</w:t>
      </w:r>
      <w:proofErr w:type="spellEnd"/>
      <w:r w:rsidR="006A1C5C">
        <w:t>)</w:t>
      </w:r>
      <w:r w:rsidR="0043319B">
        <w:t>, B. loop motion</w:t>
      </w:r>
      <w:r w:rsidR="00B71A63">
        <w:t xml:space="preserve"> (PDB 1NEP </w:t>
      </w:r>
      <w:r w:rsidR="00B71A63" w:rsidRPr="008A63B1">
        <w:rPr>
          <w:i/>
          <w:iCs/>
        </w:rPr>
        <w:t>apo</w:t>
      </w:r>
      <w:r w:rsidR="00B71A63">
        <w:t xml:space="preserve">, 2HKA </w:t>
      </w:r>
      <w:proofErr w:type="spellStart"/>
      <w:r w:rsidR="00B71A63" w:rsidRPr="008A63B1">
        <w:rPr>
          <w:i/>
          <w:iCs/>
        </w:rPr>
        <w:t>holo</w:t>
      </w:r>
      <w:proofErr w:type="spellEnd"/>
      <w:r w:rsidR="00B71A63">
        <w:t>)</w:t>
      </w:r>
      <w:r w:rsidR="0043319B">
        <w:t xml:space="preserve">, </w:t>
      </w:r>
      <w:commentRangeStart w:id="13"/>
      <w:r w:rsidR="0043319B">
        <w:t>C. secondary structure change</w:t>
      </w:r>
      <w:r w:rsidR="00B71A63">
        <w:t xml:space="preserve"> </w:t>
      </w:r>
      <w:commentRangeEnd w:id="13"/>
      <w:r w:rsidR="001A1E7B">
        <w:rPr>
          <w:rStyle w:val="CommentReference"/>
        </w:rPr>
        <w:commentReference w:id="13"/>
      </w:r>
      <w:r w:rsidR="00B71A63">
        <w:t xml:space="preserve">(PDB 1NI6 </w:t>
      </w:r>
      <w:r w:rsidR="00B71A63" w:rsidRPr="008A63B1">
        <w:rPr>
          <w:i/>
          <w:iCs/>
        </w:rPr>
        <w:t>apo</w:t>
      </w:r>
      <w:r w:rsidR="00B71A63">
        <w:t xml:space="preserve">, 3HOK </w:t>
      </w:r>
      <w:proofErr w:type="spellStart"/>
      <w:r w:rsidR="00B71A63" w:rsidRPr="008A63B1">
        <w:rPr>
          <w:i/>
          <w:iCs/>
        </w:rPr>
        <w:t>holo</w:t>
      </w:r>
      <w:proofErr w:type="spellEnd"/>
      <w:r w:rsidR="00B71A63">
        <w:t>)</w:t>
      </w:r>
      <w:r w:rsidR="0043319B">
        <w:t xml:space="preserve">, D. </w:t>
      </w:r>
      <w:commentRangeStart w:id="14"/>
      <w:r w:rsidR="0043319B">
        <w:t>interdomain motion</w:t>
      </w:r>
      <w:commentRangeEnd w:id="14"/>
      <w:r w:rsidR="001A1E7B">
        <w:rPr>
          <w:rStyle w:val="CommentReference"/>
        </w:rPr>
        <w:commentReference w:id="14"/>
      </w:r>
      <w:r w:rsidR="00B71A63">
        <w:t xml:space="preserve"> (PDB 1EXM </w:t>
      </w:r>
      <w:r w:rsidR="00B71A63" w:rsidRPr="008A63B1">
        <w:rPr>
          <w:i/>
          <w:iCs/>
        </w:rPr>
        <w:t>apo</w:t>
      </w:r>
      <w:r w:rsidR="00B71A63">
        <w:t xml:space="preserve">, 1HA3 </w:t>
      </w:r>
      <w:proofErr w:type="spellStart"/>
      <w:r w:rsidR="00B71A63" w:rsidRPr="008A63B1">
        <w:rPr>
          <w:i/>
          <w:iCs/>
        </w:rPr>
        <w:t>holo</w:t>
      </w:r>
      <w:proofErr w:type="spellEnd"/>
      <w:r w:rsidR="00B71A63">
        <w:t>).</w:t>
      </w:r>
    </w:p>
    <w:tbl>
      <w:tblPr>
        <w:tblStyle w:val="TableGrid"/>
        <w:tblW w:w="0" w:type="auto"/>
        <w:tblInd w:w="360" w:type="dxa"/>
        <w:tblLook w:val="04A0" w:firstRow="1" w:lastRow="0" w:firstColumn="1" w:lastColumn="0" w:noHBand="0" w:noVBand="1"/>
      </w:tblPr>
      <w:tblGrid>
        <w:gridCol w:w="985"/>
        <w:gridCol w:w="2070"/>
        <w:gridCol w:w="1620"/>
        <w:gridCol w:w="1710"/>
        <w:gridCol w:w="2605"/>
      </w:tblGrid>
      <w:tr w:rsidR="005E6BD5" w14:paraId="579C3D35" w14:textId="77777777" w:rsidTr="008B0217">
        <w:tc>
          <w:tcPr>
            <w:tcW w:w="3055" w:type="dxa"/>
            <w:gridSpan w:val="2"/>
            <w:vMerge w:val="restart"/>
          </w:tcPr>
          <w:p w14:paraId="1C8E74DF" w14:textId="46F774EB" w:rsidR="005E6BD5" w:rsidRDefault="005E6BD5" w:rsidP="00560AA2">
            <w:pPr>
              <w:jc w:val="center"/>
            </w:pPr>
            <w:r>
              <w:t>number of proteins by motion and opening time</w:t>
            </w:r>
          </w:p>
        </w:tc>
        <w:tc>
          <w:tcPr>
            <w:tcW w:w="5935" w:type="dxa"/>
            <w:gridSpan w:val="3"/>
          </w:tcPr>
          <w:p w14:paraId="520CFEEA" w14:textId="3226FB96" w:rsidR="005E6BD5" w:rsidRDefault="005E6BD5" w:rsidP="008A63B1">
            <w:pPr>
              <w:jc w:val="center"/>
            </w:pPr>
            <w:r>
              <w:t>aggregate simulation time required for pocket opening</w:t>
            </w:r>
          </w:p>
        </w:tc>
      </w:tr>
      <w:tr w:rsidR="005E6BD5" w14:paraId="7572389D" w14:textId="77777777" w:rsidTr="008B0217">
        <w:tc>
          <w:tcPr>
            <w:tcW w:w="3055" w:type="dxa"/>
            <w:gridSpan w:val="2"/>
            <w:vMerge/>
          </w:tcPr>
          <w:p w14:paraId="7B0496B6" w14:textId="77777777" w:rsidR="005E6BD5" w:rsidRDefault="005E6BD5" w:rsidP="00560AA2"/>
        </w:tc>
        <w:tc>
          <w:tcPr>
            <w:tcW w:w="1620" w:type="dxa"/>
          </w:tcPr>
          <w:p w14:paraId="7CE65F2B" w14:textId="20265E83" w:rsidR="005E6BD5" w:rsidRDefault="005E6BD5" w:rsidP="00560AA2">
            <w:r>
              <w:t>0.4 µs</w:t>
            </w:r>
          </w:p>
        </w:tc>
        <w:tc>
          <w:tcPr>
            <w:tcW w:w="1710" w:type="dxa"/>
          </w:tcPr>
          <w:p w14:paraId="2CDDEE9B" w14:textId="7FE1A3A9" w:rsidR="005E6BD5" w:rsidRDefault="005E6BD5" w:rsidP="00560AA2">
            <w:r>
              <w:t>2 µs</w:t>
            </w:r>
          </w:p>
        </w:tc>
        <w:tc>
          <w:tcPr>
            <w:tcW w:w="2605" w:type="dxa"/>
          </w:tcPr>
          <w:p w14:paraId="59177F0F" w14:textId="6C9B3D23" w:rsidR="005E6BD5" w:rsidRDefault="005E6BD5" w:rsidP="00560AA2">
            <w:r>
              <w:t>did not open within 2 µs</w:t>
            </w:r>
          </w:p>
        </w:tc>
      </w:tr>
      <w:tr w:rsidR="00E80F10" w14:paraId="233BA977" w14:textId="77777777" w:rsidTr="008A63B1">
        <w:tc>
          <w:tcPr>
            <w:tcW w:w="985" w:type="dxa"/>
            <w:vMerge w:val="restart"/>
          </w:tcPr>
          <w:p w14:paraId="1FE5112B" w14:textId="601BA2EE" w:rsidR="00E80F10" w:rsidRDefault="006A0F59" w:rsidP="00560AA2">
            <w:r>
              <w:t>pocket opening type</w:t>
            </w:r>
          </w:p>
        </w:tc>
        <w:tc>
          <w:tcPr>
            <w:tcW w:w="2070" w:type="dxa"/>
          </w:tcPr>
          <w:p w14:paraId="55625BF3" w14:textId="45AF4C6C" w:rsidR="00E80F10" w:rsidRDefault="00201E4F" w:rsidP="00560AA2">
            <w:r>
              <w:t>sidechain motion</w:t>
            </w:r>
          </w:p>
        </w:tc>
        <w:tc>
          <w:tcPr>
            <w:tcW w:w="1620" w:type="dxa"/>
          </w:tcPr>
          <w:p w14:paraId="31D05C37" w14:textId="0B755BCB" w:rsidR="00E80F10" w:rsidRDefault="004A21E4" w:rsidP="00560AA2">
            <w:r>
              <w:t>1</w:t>
            </w:r>
          </w:p>
        </w:tc>
        <w:tc>
          <w:tcPr>
            <w:tcW w:w="1710" w:type="dxa"/>
          </w:tcPr>
          <w:p w14:paraId="216E694C" w14:textId="494AC6CF" w:rsidR="00E80F10" w:rsidRDefault="00E5538F" w:rsidP="00560AA2">
            <w:r>
              <w:t>0</w:t>
            </w:r>
          </w:p>
        </w:tc>
        <w:tc>
          <w:tcPr>
            <w:tcW w:w="2605" w:type="dxa"/>
          </w:tcPr>
          <w:p w14:paraId="23CA4EBF" w14:textId="46E56F79" w:rsidR="00E80F10" w:rsidRDefault="00E5538F" w:rsidP="00560AA2">
            <w:r>
              <w:t>0</w:t>
            </w:r>
          </w:p>
        </w:tc>
      </w:tr>
      <w:tr w:rsidR="00E80F10" w14:paraId="7201ACDA" w14:textId="77777777" w:rsidTr="008A63B1">
        <w:tc>
          <w:tcPr>
            <w:tcW w:w="985" w:type="dxa"/>
            <w:vMerge/>
          </w:tcPr>
          <w:p w14:paraId="42E0F6EC" w14:textId="77777777" w:rsidR="00E80F10" w:rsidRDefault="00E80F10" w:rsidP="00560AA2"/>
        </w:tc>
        <w:tc>
          <w:tcPr>
            <w:tcW w:w="2070" w:type="dxa"/>
          </w:tcPr>
          <w:p w14:paraId="5B40577F" w14:textId="7758CD5F" w:rsidR="00E80F10" w:rsidRDefault="00201E4F" w:rsidP="00560AA2">
            <w:r>
              <w:t>loop m</w:t>
            </w:r>
            <w:r w:rsidR="00393FAA">
              <w:t>otion and/or secondary structure element bending</w:t>
            </w:r>
          </w:p>
        </w:tc>
        <w:tc>
          <w:tcPr>
            <w:tcW w:w="1620" w:type="dxa"/>
          </w:tcPr>
          <w:p w14:paraId="4B6D9A85" w14:textId="4400C81D" w:rsidR="00E80F10" w:rsidRDefault="004A21E4" w:rsidP="00560AA2">
            <w:r>
              <w:t>2</w:t>
            </w:r>
          </w:p>
        </w:tc>
        <w:tc>
          <w:tcPr>
            <w:tcW w:w="1710" w:type="dxa"/>
          </w:tcPr>
          <w:p w14:paraId="46CDB18A" w14:textId="64CDC78A" w:rsidR="00E80F10" w:rsidRDefault="00393FAA" w:rsidP="00560AA2">
            <w:r>
              <w:t>1</w:t>
            </w:r>
          </w:p>
        </w:tc>
        <w:tc>
          <w:tcPr>
            <w:tcW w:w="2605" w:type="dxa"/>
          </w:tcPr>
          <w:p w14:paraId="5C20D113" w14:textId="2FDF8A64" w:rsidR="00E80F10" w:rsidRDefault="00E5538F" w:rsidP="00560AA2">
            <w:r>
              <w:t>1</w:t>
            </w:r>
          </w:p>
        </w:tc>
      </w:tr>
      <w:tr w:rsidR="00197FBA" w14:paraId="7D274F6A" w14:textId="77777777" w:rsidTr="005E6BD5">
        <w:tc>
          <w:tcPr>
            <w:tcW w:w="985" w:type="dxa"/>
            <w:vMerge/>
          </w:tcPr>
          <w:p w14:paraId="08EC2313" w14:textId="77777777" w:rsidR="00197FBA" w:rsidRDefault="00197FBA" w:rsidP="00560AA2"/>
        </w:tc>
        <w:tc>
          <w:tcPr>
            <w:tcW w:w="2070" w:type="dxa"/>
          </w:tcPr>
          <w:p w14:paraId="660A3CC8" w14:textId="77166CEC" w:rsidR="00197FBA" w:rsidRPr="008A63B1" w:rsidRDefault="00197FBA" w:rsidP="00560AA2">
            <w:pPr>
              <w:rPr>
                <w:strike/>
              </w:rPr>
            </w:pPr>
            <w:r w:rsidRPr="008A63B1">
              <w:rPr>
                <w:strike/>
              </w:rPr>
              <w:t xml:space="preserve">secondary structure element </w:t>
            </w:r>
            <w:r w:rsidR="000F3D99" w:rsidRPr="008A63B1">
              <w:rPr>
                <w:strike/>
              </w:rPr>
              <w:t>motion</w:t>
            </w:r>
          </w:p>
        </w:tc>
        <w:tc>
          <w:tcPr>
            <w:tcW w:w="1620" w:type="dxa"/>
          </w:tcPr>
          <w:p w14:paraId="7C3E4E93" w14:textId="77777777" w:rsidR="00197FBA" w:rsidRPr="008A63B1" w:rsidRDefault="004A21E4" w:rsidP="00560AA2">
            <w:pPr>
              <w:rPr>
                <w:strike/>
              </w:rPr>
            </w:pPr>
            <w:r w:rsidRPr="008A63B1">
              <w:rPr>
                <w:strike/>
              </w:rPr>
              <w:t>0</w:t>
            </w:r>
          </w:p>
          <w:p w14:paraId="31CABD4B" w14:textId="76F3A643" w:rsidR="004A21E4" w:rsidRPr="008A63B1" w:rsidRDefault="004A21E4" w:rsidP="00560AA2">
            <w:pPr>
              <w:rPr>
                <w:strike/>
              </w:rPr>
            </w:pPr>
          </w:p>
        </w:tc>
        <w:tc>
          <w:tcPr>
            <w:tcW w:w="1710" w:type="dxa"/>
          </w:tcPr>
          <w:p w14:paraId="49CCAAA8" w14:textId="73D0307D" w:rsidR="00197FBA" w:rsidRPr="008A63B1" w:rsidRDefault="004A21E4" w:rsidP="00560AA2">
            <w:pPr>
              <w:rPr>
                <w:strike/>
              </w:rPr>
            </w:pPr>
            <w:r w:rsidRPr="008A63B1">
              <w:rPr>
                <w:strike/>
              </w:rPr>
              <w:t>1</w:t>
            </w:r>
          </w:p>
        </w:tc>
        <w:tc>
          <w:tcPr>
            <w:tcW w:w="2605" w:type="dxa"/>
          </w:tcPr>
          <w:p w14:paraId="4BBBC2A7" w14:textId="1F346A6F" w:rsidR="00197FBA" w:rsidRPr="008A63B1" w:rsidRDefault="00E5538F" w:rsidP="00560AA2">
            <w:pPr>
              <w:rPr>
                <w:strike/>
              </w:rPr>
            </w:pPr>
            <w:r w:rsidRPr="008A63B1">
              <w:rPr>
                <w:strike/>
              </w:rPr>
              <w:t>0</w:t>
            </w:r>
          </w:p>
        </w:tc>
      </w:tr>
      <w:tr w:rsidR="00E80F10" w14:paraId="6C846CBB" w14:textId="77777777" w:rsidTr="008A63B1">
        <w:tc>
          <w:tcPr>
            <w:tcW w:w="985" w:type="dxa"/>
            <w:vMerge/>
          </w:tcPr>
          <w:p w14:paraId="45511710" w14:textId="77777777" w:rsidR="00E80F10" w:rsidRDefault="00E80F10" w:rsidP="00560AA2"/>
        </w:tc>
        <w:tc>
          <w:tcPr>
            <w:tcW w:w="2070" w:type="dxa"/>
          </w:tcPr>
          <w:p w14:paraId="41EBFD79" w14:textId="545F3834" w:rsidR="00E80F10" w:rsidRDefault="00201E4F" w:rsidP="00560AA2">
            <w:r>
              <w:t>interdomain motion</w:t>
            </w:r>
          </w:p>
        </w:tc>
        <w:tc>
          <w:tcPr>
            <w:tcW w:w="1620" w:type="dxa"/>
          </w:tcPr>
          <w:p w14:paraId="52EEA1FE" w14:textId="15F2F990" w:rsidR="00E80F10" w:rsidRDefault="00E5538F" w:rsidP="00560AA2">
            <w:r>
              <w:t>3</w:t>
            </w:r>
          </w:p>
        </w:tc>
        <w:tc>
          <w:tcPr>
            <w:tcW w:w="1710" w:type="dxa"/>
          </w:tcPr>
          <w:p w14:paraId="27C97DAB" w14:textId="51B34AAC" w:rsidR="00E80F10" w:rsidRDefault="00E5538F" w:rsidP="00560AA2">
            <w:r>
              <w:t>0</w:t>
            </w:r>
          </w:p>
        </w:tc>
        <w:tc>
          <w:tcPr>
            <w:tcW w:w="2605" w:type="dxa"/>
          </w:tcPr>
          <w:p w14:paraId="77E6CE47" w14:textId="65814CDB" w:rsidR="00E80F10" w:rsidRDefault="00E5538F" w:rsidP="00560AA2">
            <w:r>
              <w:t>1</w:t>
            </w:r>
          </w:p>
        </w:tc>
      </w:tr>
      <w:tr w:rsidR="00E80F10" w14:paraId="49C3E694" w14:textId="77777777" w:rsidTr="008A63B1">
        <w:tc>
          <w:tcPr>
            <w:tcW w:w="985" w:type="dxa"/>
            <w:vMerge/>
          </w:tcPr>
          <w:p w14:paraId="2F4C345A" w14:textId="77777777" w:rsidR="00E80F10" w:rsidRDefault="00E80F10" w:rsidP="00560AA2"/>
        </w:tc>
        <w:tc>
          <w:tcPr>
            <w:tcW w:w="2070" w:type="dxa"/>
          </w:tcPr>
          <w:p w14:paraId="4CFDC093" w14:textId="11A8A273" w:rsidR="00E80F10" w:rsidRDefault="00201E4F" w:rsidP="00560AA2">
            <w:r>
              <w:t>secondary structure change</w:t>
            </w:r>
          </w:p>
        </w:tc>
        <w:tc>
          <w:tcPr>
            <w:tcW w:w="1620" w:type="dxa"/>
          </w:tcPr>
          <w:p w14:paraId="19812243" w14:textId="3B2CC34E" w:rsidR="00E80F10" w:rsidRDefault="00E5538F" w:rsidP="00560AA2">
            <w:r>
              <w:t>2</w:t>
            </w:r>
          </w:p>
        </w:tc>
        <w:tc>
          <w:tcPr>
            <w:tcW w:w="1710" w:type="dxa"/>
          </w:tcPr>
          <w:p w14:paraId="0A0C1559" w14:textId="5221D892" w:rsidR="00E80F10" w:rsidRDefault="00E5538F" w:rsidP="00560AA2">
            <w:r>
              <w:t>1</w:t>
            </w:r>
          </w:p>
        </w:tc>
        <w:tc>
          <w:tcPr>
            <w:tcW w:w="2605" w:type="dxa"/>
          </w:tcPr>
          <w:p w14:paraId="0C9BA2DE" w14:textId="0EDDFE0C" w:rsidR="00E80F10" w:rsidRDefault="00E5538F" w:rsidP="00560AA2">
            <w:commentRangeStart w:id="15"/>
            <w:r>
              <w:t>0</w:t>
            </w:r>
            <w:commentRangeEnd w:id="15"/>
            <w:r w:rsidR="00017A5A">
              <w:rPr>
                <w:rStyle w:val="CommentReference"/>
              </w:rPr>
              <w:commentReference w:id="15"/>
            </w:r>
          </w:p>
        </w:tc>
      </w:tr>
    </w:tbl>
    <w:p w14:paraId="5756C853" w14:textId="6C9A9097" w:rsidR="00201E4F" w:rsidRDefault="00077482" w:rsidP="00560AA2">
      <w:pPr>
        <w:ind w:left="360"/>
      </w:pPr>
      <w:r>
        <w:t xml:space="preserve">Table 1: </w:t>
      </w:r>
      <w:r w:rsidR="00201E4F">
        <w:t xml:space="preserve">Structures with multiple kinds of secondary structure change are counted in the </w:t>
      </w:r>
      <w:r w:rsidR="005E6BD5">
        <w:t>category in the lowest applicable row (i.e. a structure with sidechain and interdomain motions would be counted in the interdomain motion row).</w:t>
      </w:r>
    </w:p>
    <w:p w14:paraId="714D41C4" w14:textId="5859440E" w:rsidR="00DF00C3" w:rsidRDefault="00201E4F" w:rsidP="00560AA2">
      <w:pPr>
        <w:ind w:left="360"/>
      </w:pPr>
      <w:r>
        <w:t>If we want to be systematic here</w:t>
      </w:r>
      <w:r w:rsidR="00DF00C3">
        <w:t xml:space="preserve"> (though not free of arbitrary thresholds</w:t>
      </w:r>
      <w:r w:rsidR="00197FBA">
        <w:t xml:space="preserve"> since one RMSD cutoff has to be </w:t>
      </w:r>
      <w:r w:rsidR="000F3D99">
        <w:t>set</w:t>
      </w:r>
      <w:r w:rsidR="00DF00C3">
        <w:t>)</w:t>
      </w:r>
      <w:r>
        <w:t xml:space="preserve"> we can define</w:t>
      </w:r>
      <w:r w:rsidR="00DF00C3">
        <w:t>:</w:t>
      </w:r>
    </w:p>
    <w:p w14:paraId="1D4C6C33" w14:textId="77777777" w:rsidR="00DF00C3" w:rsidRDefault="00201E4F" w:rsidP="00DF00C3">
      <w:pPr>
        <w:pStyle w:val="ListParagraph"/>
        <w:numPr>
          <w:ilvl w:val="0"/>
          <w:numId w:val="14"/>
        </w:numPr>
      </w:pPr>
      <w:r>
        <w:t>secondary structu</w:t>
      </w:r>
      <w:r w:rsidR="005E6BD5">
        <w:t>re change with DSSP,</w:t>
      </w:r>
    </w:p>
    <w:p w14:paraId="41D7A7B0" w14:textId="698FAB1A" w:rsidR="00DF00C3" w:rsidRDefault="005E6BD5" w:rsidP="00C7619F">
      <w:pPr>
        <w:pStyle w:val="ListParagraph"/>
        <w:numPr>
          <w:ilvl w:val="0"/>
          <w:numId w:val="14"/>
        </w:numPr>
      </w:pPr>
      <w:r>
        <w:t>interdomain motion by defining the domains with CATH (</w:t>
      </w:r>
      <w:hyperlink r:id="rId13" w:history="1">
        <w:r w:rsidR="00DF00C3" w:rsidRPr="00F22B70">
          <w:rPr>
            <w:rStyle w:val="Hyperlink"/>
          </w:rPr>
          <w:t>https://www.cathdb.info/</w:t>
        </w:r>
      </w:hyperlink>
      <w:r>
        <w:t>)</w:t>
      </w:r>
      <w:r w:rsidR="00197FBA">
        <w:t xml:space="preserve"> and a</w:t>
      </w:r>
      <w:r w:rsidR="00103D26">
        <w:t>n active site</w:t>
      </w:r>
      <w:r w:rsidR="00197FBA">
        <w:t xml:space="preserve"> C-alpha RMSD cutoff</w:t>
      </w:r>
      <w:r w:rsidR="008A63B1">
        <w:t xml:space="preserve">, </w:t>
      </w:r>
      <w:r w:rsidR="00197FBA">
        <w:t xml:space="preserve">secondary structure element </w:t>
      </w:r>
      <w:r w:rsidR="00B25667">
        <w:t>motion</w:t>
      </w:r>
      <w:r w:rsidR="00197FBA">
        <w:t xml:space="preserve"> and </w:t>
      </w:r>
      <w:r w:rsidR="00FB37AA">
        <w:t xml:space="preserve">loop motion </w:t>
      </w:r>
      <w:r w:rsidR="00197FBA">
        <w:t xml:space="preserve">with </w:t>
      </w:r>
      <w:r w:rsidR="00197FBA">
        <w:lastRenderedPageBreak/>
        <w:t xml:space="preserve">the same </w:t>
      </w:r>
      <w:r w:rsidR="000F3D99">
        <w:t xml:space="preserve">minimum </w:t>
      </w:r>
      <w:r w:rsidR="00197FBA">
        <w:t>C-alpha RMSD cutoff</w:t>
      </w:r>
      <w:r w:rsidR="000F3D99">
        <w:t>,</w:t>
      </w:r>
      <w:r w:rsidR="00197FBA">
        <w:t xml:space="preserve"> and </w:t>
      </w:r>
      <w:r w:rsidR="000F3D99">
        <w:t xml:space="preserve">with </w:t>
      </w:r>
      <w:r w:rsidR="00197FBA">
        <w:t>the secondary structure assignments of the m</w:t>
      </w:r>
      <w:r w:rsidR="000F3D99">
        <w:t>obile elements to separate loop motion from secondary structure motion</w:t>
      </w:r>
      <w:r w:rsidR="000A6744">
        <w:t xml:space="preserve"> (i.e. loop-helix or loop-loop would be loop motion</w:t>
      </w:r>
      <w:r w:rsidR="00B25667">
        <w:t xml:space="preserve"> and helix-helix or helix-beta sheet would be secondary structure motion</w:t>
      </w:r>
    </w:p>
    <w:p w14:paraId="77C806BA" w14:textId="2B0DAC28" w:rsidR="00DF00C3" w:rsidRDefault="00197FBA" w:rsidP="00DF00C3">
      <w:pPr>
        <w:pStyle w:val="ListParagraph"/>
        <w:numPr>
          <w:ilvl w:val="0"/>
          <w:numId w:val="14"/>
        </w:numPr>
      </w:pPr>
      <w:r>
        <w:t>sidechain motion with the same C-alpha RMSD cutoff but as an upper limit</w:t>
      </w:r>
    </w:p>
    <w:p w14:paraId="46924EFA" w14:textId="05A2D097" w:rsidR="00077482" w:rsidRDefault="00077482" w:rsidP="00077482"/>
    <w:p w14:paraId="5228E4DB" w14:textId="77777777" w:rsidR="00077482" w:rsidRDefault="00077482" w:rsidP="008A63B1"/>
    <w:p w14:paraId="7A397478" w14:textId="47A403AC" w:rsidR="001A0059" w:rsidRDefault="00B77EAD" w:rsidP="00EA6C34">
      <w:pPr>
        <w:pStyle w:val="ListParagraph"/>
        <w:numPr>
          <w:ilvl w:val="0"/>
          <w:numId w:val="7"/>
        </w:numPr>
      </w:pPr>
      <w:commentRangeStart w:id="16"/>
      <w:commentRangeEnd w:id="16"/>
      <w:r>
        <w:rPr>
          <w:rStyle w:val="CommentReference"/>
        </w:rPr>
        <w:commentReference w:id="16"/>
      </w:r>
    </w:p>
    <w:p w14:paraId="353B9471" w14:textId="539AA7FF" w:rsidR="005865D8" w:rsidRDefault="005865D8" w:rsidP="00FE2246">
      <w:pPr>
        <w:pStyle w:val="ListParagraph"/>
        <w:numPr>
          <w:ilvl w:val="0"/>
          <w:numId w:val="7"/>
        </w:numPr>
      </w:pPr>
      <w:commentRangeStart w:id="17"/>
      <w:r>
        <w:rPr>
          <w:noProof/>
        </w:rPr>
        <w:drawing>
          <wp:inline distT="0" distB="0" distL="0" distR="0" wp14:anchorId="6F2BCD3B" wp14:editId="1EB36B5E">
            <wp:extent cx="5943600" cy="461772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617720"/>
                    </a:xfrm>
                    <a:prstGeom prst="rect">
                      <a:avLst/>
                    </a:prstGeom>
                  </pic:spPr>
                </pic:pic>
              </a:graphicData>
            </a:graphic>
          </wp:inline>
        </w:drawing>
      </w:r>
      <w:commentRangeEnd w:id="17"/>
      <w:r w:rsidR="00E54843">
        <w:rPr>
          <w:rStyle w:val="CommentReference"/>
        </w:rPr>
        <w:commentReference w:id="17"/>
      </w:r>
    </w:p>
    <w:p w14:paraId="343EDCF6" w14:textId="3B1DB6F4" w:rsidR="00FE2246" w:rsidRDefault="00B71A63" w:rsidP="005865D8">
      <w:pPr>
        <w:pStyle w:val="ListParagraph"/>
        <w:numPr>
          <w:ilvl w:val="0"/>
          <w:numId w:val="7"/>
        </w:numPr>
      </w:pPr>
      <w:r>
        <w:t xml:space="preserve">Figure 2: </w:t>
      </w:r>
      <w:r w:rsidR="00E54843">
        <w:t>C</w:t>
      </w:r>
      <w:r w:rsidR="00FE2246">
        <w:t>ryptic site pocket volume (</w:t>
      </w:r>
      <w:r w:rsidR="00E54843">
        <w:t xml:space="preserve">Å </w:t>
      </w:r>
      <w:r w:rsidR="00FE2246">
        <w:t>^3) vs cryptic site</w:t>
      </w:r>
      <w:r w:rsidR="00E54843">
        <w:t xml:space="preserve"> </w:t>
      </w:r>
      <w:proofErr w:type="gramStart"/>
      <w:r w:rsidR="00E54843">
        <w:t>c-alpha</w:t>
      </w:r>
      <w:proofErr w:type="gramEnd"/>
      <w:r w:rsidR="00FE2246">
        <w:t xml:space="preserve"> RMSD to </w:t>
      </w:r>
      <w:proofErr w:type="spellStart"/>
      <w:r w:rsidR="00FE2246">
        <w:t>holo</w:t>
      </w:r>
      <w:proofErr w:type="spellEnd"/>
      <w:r w:rsidR="00FE2246">
        <w:t xml:space="preserve"> (</w:t>
      </w:r>
      <w:r w:rsidR="00E54843">
        <w:t>Å</w:t>
      </w:r>
      <w:r w:rsidR="00FE2246">
        <w:t>)</w:t>
      </w:r>
      <w:r w:rsidR="005865D8">
        <w:t xml:space="preserve"> for </w:t>
      </w:r>
      <w:r w:rsidR="00E54843">
        <w:t xml:space="preserve">simulations of </w:t>
      </w:r>
      <w:r w:rsidR="005865D8">
        <w:t xml:space="preserve">PDB </w:t>
      </w:r>
      <w:r w:rsidR="00E54843">
        <w:t>1MY</w:t>
      </w:r>
      <w:r w:rsidR="005865D8">
        <w:t>0</w:t>
      </w:r>
      <w:r w:rsidR="00E54843">
        <w:t xml:space="preserve"> (apo)</w:t>
      </w:r>
      <w:r w:rsidR="005865D8">
        <w:t>.</w:t>
      </w:r>
      <w:r w:rsidR="00E54843">
        <w:t xml:space="preserve"> The lower and upper horizontal green lines are the apo and </w:t>
      </w:r>
      <w:proofErr w:type="spellStart"/>
      <w:r w:rsidR="00E54843">
        <w:t>holo</w:t>
      </w:r>
      <w:proofErr w:type="spellEnd"/>
      <w:r w:rsidR="00E54843">
        <w:t xml:space="preserve"> (PDB 1N0T) pocket volumes respectively, and the vertical green line is the apo-</w:t>
      </w:r>
      <w:proofErr w:type="spellStart"/>
      <w:r w:rsidR="00E54843">
        <w:t>holo</w:t>
      </w:r>
      <w:proofErr w:type="spellEnd"/>
      <w:r w:rsidR="00E54843">
        <w:t xml:space="preserve"> c-alpha </w:t>
      </w:r>
      <w:r w:rsidR="00390024">
        <w:t>cryptic</w:t>
      </w:r>
      <w:r w:rsidR="00E54843">
        <w:t xml:space="preserve"> site RMSD. </w:t>
      </w:r>
      <w:r w:rsidR="005865D8">
        <w:t xml:space="preserve">A. </w:t>
      </w:r>
      <w:commentRangeStart w:id="18"/>
      <w:r w:rsidR="005865D8">
        <w:t xml:space="preserve">k-means </w:t>
      </w:r>
      <w:commentRangeEnd w:id="18"/>
      <w:r w:rsidR="00017A5A">
        <w:rPr>
          <w:rStyle w:val="CommentReference"/>
        </w:rPr>
        <w:commentReference w:id="18"/>
      </w:r>
      <w:r w:rsidR="005865D8">
        <w:t>cluster centers after 10 40 ns simulations. B. k-means cluster centers assembled from 5 rounds of adaptive sampling with a total of 50 40 ns simulations. C. The difference in normalized densities between 400 and 2000 ns aggregate simulation</w:t>
      </w:r>
    </w:p>
    <w:p w14:paraId="65CA4C7D" w14:textId="5129BFBF" w:rsidR="00CB0812" w:rsidRDefault="00CB0812" w:rsidP="00CB0812">
      <w:pPr>
        <w:pStyle w:val="ListParagraph"/>
        <w:numPr>
          <w:ilvl w:val="0"/>
          <w:numId w:val="7"/>
        </w:numPr>
      </w:pPr>
    </w:p>
    <w:p w14:paraId="49ADD808" w14:textId="77777777" w:rsidR="00CB0812" w:rsidRDefault="00CB0812" w:rsidP="00CB0812"/>
    <w:p w14:paraId="09B594C7" w14:textId="42428830" w:rsidR="00A82914" w:rsidRPr="009075B5" w:rsidRDefault="00A82914" w:rsidP="00EA6C34">
      <w:pPr>
        <w:rPr>
          <w:b/>
          <w:bCs/>
        </w:rPr>
      </w:pPr>
      <w:commentRangeStart w:id="19"/>
      <w:r>
        <w:rPr>
          <w:b/>
          <w:bCs/>
        </w:rPr>
        <w:lastRenderedPageBreak/>
        <w:t>A simple geometric definition of pocket opening accurately identifies residues which bind cryptic ligands from MD simulations</w:t>
      </w:r>
      <w:commentRangeEnd w:id="19"/>
      <w:r w:rsidR="00017A5A">
        <w:rPr>
          <w:rStyle w:val="CommentReference"/>
        </w:rPr>
        <w:commentReference w:id="19"/>
      </w:r>
    </w:p>
    <w:p w14:paraId="7FF365BE" w14:textId="7A4C8FFD" w:rsidR="0052576E" w:rsidRDefault="00EA6C34" w:rsidP="00363A2C">
      <w:pPr>
        <w:ind w:firstLine="360"/>
      </w:pPr>
      <w:r>
        <w:t>Though cryptic pocket opening in MD simulations can easily be evaluated when the cryptic site is known, it is not clear what criteria should be used to prospectively determine whether a residue participates in a cryptic pocket.</w:t>
      </w:r>
      <w:r w:rsidR="00815866">
        <w:t xml:space="preserve"> </w:t>
      </w:r>
      <w:r>
        <w:t>Several approaches have been developed to identify potential binding sites on the surfaces of protein structures.</w:t>
      </w:r>
      <w:r w:rsidR="00815866">
        <w:t xml:space="preserve"> </w:t>
      </w:r>
      <w:r>
        <w:t>These include geometric algorithms that identify concavities within a protein structure, clustering-based algorithms that identify groups of residues with cooperative changes in solvent exposure</w:t>
      </w:r>
      <w:r w:rsidR="00510BA7">
        <w:t xml:space="preserve"> &lt;cite Porter 2019 </w:t>
      </w:r>
      <w:proofErr w:type="spellStart"/>
      <w:r w:rsidR="00510BA7">
        <w:t>exposons</w:t>
      </w:r>
      <w:proofErr w:type="spellEnd"/>
      <w:r w:rsidR="00510BA7">
        <w:t xml:space="preserve"> paper&gt;</w:t>
      </w:r>
      <w:r>
        <w:t xml:space="preserve">, and ML-based approaches that determine the </w:t>
      </w:r>
      <w:proofErr w:type="spellStart"/>
      <w:r>
        <w:t>druggability</w:t>
      </w:r>
      <w:proofErr w:type="spellEnd"/>
      <w:r>
        <w:t xml:space="preserve"> of potential binding sites</w:t>
      </w:r>
      <w:r w:rsidR="00510BA7">
        <w:t xml:space="preserve"> &lt;cite TACTICS (</w:t>
      </w:r>
      <w:r w:rsidR="00510BA7" w:rsidRPr="00510BA7">
        <w:t>https://pubs.acs.org/doi/pdf/10.1021/acs.jcim.1c00204</w:t>
      </w:r>
      <w:r w:rsidR="00510BA7">
        <w:t>)&gt;</w:t>
      </w:r>
      <w:r>
        <w:t>.</w:t>
      </w:r>
      <w:r w:rsidR="00815866">
        <w:t xml:space="preserve"> </w:t>
      </w:r>
      <w:r>
        <w:t>Some of these approaches specifically assign pockets to residues while others do not.</w:t>
      </w:r>
      <w:r w:rsidR="00815866">
        <w:t xml:space="preserve"> </w:t>
      </w:r>
      <w:r>
        <w:t>We tested two common methods of identifying pockets, the LIGSITE algorithm and solvent accessible surface area (SASA), to determine if they accurately labeled sites of known cryptic pocket formation in MD simulations of the 12 proteins described above.</w:t>
      </w:r>
      <w:r w:rsidR="00815866">
        <w:t xml:space="preserve"> </w:t>
      </w:r>
      <w:r w:rsidR="0052576E">
        <w:t xml:space="preserve">The </w:t>
      </w:r>
      <w:r w:rsidR="00363A2C">
        <w:t xml:space="preserve">LIGSITE </w:t>
      </w:r>
      <w:r w:rsidR="0052576E">
        <w:t>algorithm identifies points in space which are large enough to fit a small molecule and are surrounded by protein residu</w:t>
      </w:r>
      <w:r w:rsidR="006A412C">
        <w:t>es in multiple directions</w:t>
      </w:r>
      <w:r w:rsidR="0052576E">
        <w:t>.</w:t>
      </w:r>
      <w:r w:rsidR="00363A2C">
        <w:t xml:space="preserve"> </w:t>
      </w:r>
      <w:r w:rsidR="0052576E">
        <w:t xml:space="preserve">Additional </w:t>
      </w:r>
      <w:r w:rsidR="00815866">
        <w:t>steps</w:t>
      </w:r>
      <w:r w:rsidR="0052576E">
        <w:t xml:space="preserve"> are then needed to assign these points to protein residues</w:t>
      </w:r>
      <w:r w:rsidR="00815866">
        <w:t>, involving decisions and parameters which require optimization</w:t>
      </w:r>
      <w:r w:rsidR="0052576E">
        <w:t>.</w:t>
      </w:r>
    </w:p>
    <w:p w14:paraId="67A87337" w14:textId="73E154BC" w:rsidR="0014427E" w:rsidRDefault="00EA6C34" w:rsidP="0014427E">
      <w:pPr>
        <w:ind w:firstLine="360"/>
      </w:pPr>
      <w:r>
        <w:t xml:space="preserve">We found that the LIGSITE algorithm accurately identified </w:t>
      </w:r>
      <w:r w:rsidR="00363A2C">
        <w:t>which residues participate in known cryptic sites within MD simulations</w:t>
      </w:r>
      <w:r>
        <w:t>.</w:t>
      </w:r>
      <w:r w:rsidR="00363A2C">
        <w:t xml:space="preserve"> </w:t>
      </w:r>
      <w:r>
        <w:t>We calculated</w:t>
      </w:r>
      <w:r w:rsidR="00854DF3">
        <w:t xml:space="preserve"> LIGSITE</w:t>
      </w:r>
      <w:r>
        <w:t xml:space="preserve"> pockets and SASA for each frame in 10 parallel simulations of 40 ns of proteins known to form cryptic pockets</w:t>
      </w:r>
      <w:r w:rsidR="00854DF3">
        <w:t>.</w:t>
      </w:r>
      <w:r w:rsidR="00363A2C">
        <w:t xml:space="preserve"> </w:t>
      </w:r>
      <w:r w:rsidR="00854DF3">
        <w:t xml:space="preserve">We then evaluated two different procedures for assigning LIGSITE </w:t>
      </w:r>
      <w:r>
        <w:t>pocket</w:t>
      </w:r>
      <w:r w:rsidR="00854DF3">
        <w:t xml:space="preserve"> elements</w:t>
      </w:r>
      <w:r>
        <w:t xml:space="preserve"> to nearby residues </w:t>
      </w:r>
      <w:r w:rsidR="00854DF3">
        <w:t>(either counting all pocket element</w:t>
      </w:r>
      <w:r w:rsidR="00975173">
        <w:t>s</w:t>
      </w:r>
      <w:r w:rsidR="00854DF3">
        <w:t xml:space="preserve"> within 5 Angstroms of a residue or assigning each pocket element to the nearest residue)</w:t>
      </w:r>
      <w:r>
        <w:t>.</w:t>
      </w:r>
      <w:r w:rsidR="00363A2C">
        <w:t xml:space="preserve"> </w:t>
      </w:r>
      <w:r w:rsidR="00854DF3">
        <w:t>For each residue, we found the maximum increase in either SASA or residue-level pocket volume</w:t>
      </w:r>
      <w:r w:rsidR="00363A2C">
        <w:t xml:space="preserve"> in a simulation time window</w:t>
      </w:r>
      <w:r w:rsidR="0014427E">
        <w:t xml:space="preserve"> (see Fig</w:t>
      </w:r>
      <w:r w:rsidR="00E57087">
        <w:t xml:space="preserve"> </w:t>
      </w:r>
      <w:r w:rsidR="006A10AF">
        <w:t>3</w:t>
      </w:r>
      <w:r w:rsidR="0014427E">
        <w:t>)</w:t>
      </w:r>
      <w:r w:rsidR="00854DF3">
        <w:t>.</w:t>
      </w:r>
      <w:r w:rsidR="00363A2C">
        <w:t xml:space="preserve"> </w:t>
      </w:r>
      <w:r w:rsidR="00586CFB">
        <w:t xml:space="preserve">We tested 40, 20, and 10 ns simulation windows in order to determine which produced the most accurate pocket volume predictions. </w:t>
      </w:r>
      <w:r w:rsidR="0014427E">
        <w:t xml:space="preserve">We then evaluated which featurization scheme most accurately selected those residues known to bind a cryptic ligand. For our true labels, we considered residues within 5 Angstroms of the cryptic ligand as positive examples and assessed the performance of each featurization approach as a classifier. </w:t>
      </w:r>
      <w:commentRangeStart w:id="20"/>
      <w:r w:rsidR="0014427E">
        <w:t>Our single best featurization scheme where each residue was assigned all LIGSITE pocket elements within 5 Angstroms</w:t>
      </w:r>
      <w:r w:rsidR="00586CFB">
        <w:t xml:space="preserve"> and volume increases were calculated over a 40 ns window</w:t>
      </w:r>
      <w:r w:rsidR="0014427E">
        <w:t xml:space="preserve"> achieves an AUC of 0.44 under a Precision-Recall Curve and an AUC of 0.85 under the Receiver Operating Curve (ROC) across the 10 </w:t>
      </w:r>
      <w:proofErr w:type="spellStart"/>
      <w:r w:rsidR="0014427E">
        <w:t>Cryptosite</w:t>
      </w:r>
      <w:proofErr w:type="spellEnd"/>
      <w:r w:rsidR="0014427E">
        <w:t xml:space="preserve"> proteins which opened during molecular dynamics simulations</w:t>
      </w:r>
      <w:commentRangeEnd w:id="20"/>
      <w:r w:rsidR="00E97DE6">
        <w:rPr>
          <w:rStyle w:val="CommentReference"/>
        </w:rPr>
        <w:commentReference w:id="20"/>
      </w:r>
      <w:r w:rsidR="0014427E">
        <w:t>. Thus, ML classifiers trained with this featurization scheme are likely to identify the locations of cryptic sites.</w:t>
      </w:r>
    </w:p>
    <w:p w14:paraId="13D75817" w14:textId="349DDDC2" w:rsidR="00E57087" w:rsidRDefault="00E57087" w:rsidP="00E57087"/>
    <w:p w14:paraId="6800ABC2" w14:textId="0A48F231" w:rsidR="00E57087" w:rsidRDefault="00E57087" w:rsidP="00E57087">
      <w:r>
        <w:t>Fig 2</w:t>
      </w:r>
    </w:p>
    <w:p w14:paraId="2B800430" w14:textId="4DF690A8" w:rsidR="00E57087" w:rsidRDefault="00954D70" w:rsidP="00E57087">
      <w:commentRangeStart w:id="21"/>
      <w:r>
        <w:rPr>
          <w:noProof/>
        </w:rPr>
        <w:lastRenderedPageBreak/>
        <w:drawing>
          <wp:inline distT="0" distB="0" distL="0" distR="0" wp14:anchorId="5F2BD78D" wp14:editId="5F151C34">
            <wp:extent cx="4369025" cy="2749691"/>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69025" cy="2749691"/>
                    </a:xfrm>
                    <a:prstGeom prst="rect">
                      <a:avLst/>
                    </a:prstGeom>
                  </pic:spPr>
                </pic:pic>
              </a:graphicData>
            </a:graphic>
          </wp:inline>
        </w:drawing>
      </w:r>
      <w:commentRangeEnd w:id="21"/>
      <w:r w:rsidR="00392D86">
        <w:rPr>
          <w:rStyle w:val="CommentReference"/>
        </w:rPr>
        <w:commentReference w:id="21"/>
      </w:r>
    </w:p>
    <w:p w14:paraId="0718682F" w14:textId="18F3B4A8" w:rsidR="00954D70" w:rsidRPr="00C6159A" w:rsidRDefault="00954D70" w:rsidP="00017A5A">
      <w:r>
        <w:t xml:space="preserve">Figure 2: </w:t>
      </w:r>
      <w:r w:rsidR="00C6159A">
        <w:t>The maximum pocket volume increase for each residue is calculated by scanning across all saved simulation frames in the window and comparing the pocket volume assigned to each residue in each frame to the volume assigned to that residue at t</w:t>
      </w:r>
      <w:r w:rsidR="00C6159A">
        <w:rPr>
          <w:vertAlign w:val="subscript"/>
        </w:rPr>
        <w:t>0</w:t>
      </w:r>
      <w:r w:rsidR="00C6159A">
        <w:t>. The volume changes are then binarized at a fixed threshold to produce labels for training.</w:t>
      </w:r>
    </w:p>
    <w:p w14:paraId="0D024F32" w14:textId="2CA4E025" w:rsidR="0089496B" w:rsidRDefault="0089496B" w:rsidP="0089496B">
      <w:pPr>
        <w:rPr>
          <w:b/>
          <w:bCs/>
        </w:rPr>
      </w:pPr>
    </w:p>
    <w:p w14:paraId="4C37C102" w14:textId="11F45434" w:rsidR="0089496B" w:rsidRDefault="0089496B">
      <w:pPr>
        <w:rPr>
          <w:b/>
          <w:bCs/>
        </w:rPr>
      </w:pPr>
      <w:r>
        <w:rPr>
          <w:b/>
          <w:bCs/>
        </w:rPr>
        <w:br w:type="page"/>
      </w:r>
    </w:p>
    <w:p w14:paraId="654F06A3" w14:textId="77777777" w:rsidR="0089496B" w:rsidRPr="0089496B" w:rsidRDefault="0089496B" w:rsidP="0089496B">
      <w:pPr>
        <w:rPr>
          <w:b/>
          <w:bCs/>
        </w:rPr>
      </w:pPr>
    </w:p>
    <w:p w14:paraId="13F3D55F" w14:textId="09361B4E" w:rsidR="00142D3B" w:rsidRDefault="00142D3B" w:rsidP="00142D3B">
      <w:pPr>
        <w:jc w:val="center"/>
        <w:rPr>
          <w:b/>
          <w:bCs/>
        </w:rPr>
      </w:pPr>
      <w:r>
        <w:rPr>
          <w:b/>
          <w:bCs/>
        </w:rPr>
        <w:t>Materials for methods</w:t>
      </w:r>
    </w:p>
    <w:p w14:paraId="5DA6C9A4" w14:textId="77777777" w:rsidR="00BA5278" w:rsidRDefault="00BA5278" w:rsidP="00BA5278">
      <w:pPr>
        <w:pStyle w:val="ListParagraph"/>
        <w:numPr>
          <w:ilvl w:val="0"/>
          <w:numId w:val="7"/>
        </w:numPr>
      </w:pPr>
      <w:commentRangeStart w:id="22"/>
      <w:r>
        <w:t xml:space="preserve">Molecular dynamics simulations were performed in GROMACS using the Amber03 force field and TIP3P water with 100mM NaCl. </w:t>
      </w:r>
    </w:p>
    <w:p w14:paraId="62927CE8" w14:textId="77777777" w:rsidR="00BA5278" w:rsidRDefault="00BA5278" w:rsidP="00BA5278">
      <w:pPr>
        <w:pStyle w:val="ListParagraph"/>
        <w:numPr>
          <w:ilvl w:val="0"/>
          <w:numId w:val="7"/>
        </w:numPr>
      </w:pPr>
      <w:r>
        <w:t xml:space="preserve">Cryptic pocket lining residues were defined as all residues within 5 Angstroms of the cryptic pocket’s ligand in the </w:t>
      </w:r>
      <w:proofErr w:type="spellStart"/>
      <w:r>
        <w:t>holo</w:t>
      </w:r>
      <w:proofErr w:type="spellEnd"/>
      <w:r>
        <w:t xml:space="preserve"> structure.</w:t>
      </w:r>
    </w:p>
    <w:p w14:paraId="28CEB270" w14:textId="4E594719" w:rsidR="00BA5278" w:rsidRDefault="00BA5278" w:rsidP="00BA5278">
      <w:pPr>
        <w:pStyle w:val="ListParagraph"/>
        <w:numPr>
          <w:ilvl w:val="0"/>
          <w:numId w:val="7"/>
        </w:numPr>
      </w:pPr>
      <w:r>
        <w:t>Cryptic pocket volume was calculated by identifying points in space surrounded by protein residues using the LIGSITE algorithm &lt;citation&gt;, assigning each such point to the nearest protein residue, and summing the number of LIGSITE pocket points assigned to all cryptic pocket lining residues.</w:t>
      </w:r>
      <w:commentRangeEnd w:id="22"/>
      <w:r>
        <w:rPr>
          <w:rStyle w:val="CommentReference"/>
        </w:rPr>
        <w:commentReference w:id="22"/>
      </w:r>
    </w:p>
    <w:p w14:paraId="520975D4" w14:textId="7B207929" w:rsidR="00CC7F3A" w:rsidRDefault="00CC7F3A" w:rsidP="00CC7F3A">
      <w:pPr>
        <w:pStyle w:val="ListParagraph"/>
        <w:numPr>
          <w:ilvl w:val="0"/>
          <w:numId w:val="12"/>
        </w:numPr>
      </w:pPr>
      <w:r>
        <w:t>The 12 apo-</w:t>
      </w:r>
      <w:proofErr w:type="spellStart"/>
      <w:r>
        <w:t>holo</w:t>
      </w:r>
      <w:proofErr w:type="spellEnd"/>
      <w:r>
        <w:t xml:space="preserve"> structure pairs selected from </w:t>
      </w:r>
      <w:proofErr w:type="spellStart"/>
      <w:r>
        <w:t>CryptoSite</w:t>
      </w:r>
      <w:proofErr w:type="spellEnd"/>
      <w:r>
        <w:t xml:space="preserve"> had no gaps or non-canonical residues in the apo structure, and the structures were not parts of tightly packed multimers.</w:t>
      </w:r>
    </w:p>
    <w:p w14:paraId="2236B745" w14:textId="77777777" w:rsidR="00851159" w:rsidRDefault="00E111CE" w:rsidP="00851159">
      <w:pPr>
        <w:pStyle w:val="ListParagraph"/>
        <w:numPr>
          <w:ilvl w:val="0"/>
          <w:numId w:val="12"/>
        </w:numPr>
        <w:rPr>
          <w:moveTo w:id="23" w:author="Borowsky, Jonathan" w:date="2022-01-11T15:22:00Z"/>
        </w:rPr>
      </w:pPr>
      <w:moveFromRangeStart w:id="24" w:author="Borowsky, Jonathan" w:date="2022-01-11T15:22:00Z" w:name="move92806949"/>
      <w:moveFrom w:id="25" w:author="Borowsky, Jonathan" w:date="2022-01-11T15:22:00Z">
        <w:r w:rsidDel="00851159">
          <w:t>three are mutants of membrane proteins with their intramembrane domains removed</w:t>
        </w:r>
      </w:moveFrom>
      <w:moveFromRangeEnd w:id="24"/>
      <w:ins w:id="26" w:author="Borowsky, Jonathan" w:date="2022-01-11T15:22:00Z">
        <w:r w:rsidR="00851159">
          <w:t>No two of the twelve structures selected</w:t>
        </w:r>
        <w:r w:rsidR="00851159" w:rsidRPr="000A26D5">
          <w:t xml:space="preserve"> </w:t>
        </w:r>
        <w:r w:rsidR="00851159">
          <w:t xml:space="preserve">have more than 40% sequence identity. </w:t>
        </w:r>
        <w:commentRangeStart w:id="27"/>
        <w:r w:rsidR="00851159">
          <w:t>All are soluble globular proteins as expressed, and none have cryptic pockets lined by multiple protein chains</w:t>
        </w:r>
        <w:commentRangeEnd w:id="27"/>
        <w:r w:rsidR="00851159">
          <w:rPr>
            <w:rStyle w:val="CommentReference"/>
          </w:rPr>
          <w:commentReference w:id="27"/>
        </w:r>
        <w:r w:rsidR="00851159">
          <w:t xml:space="preserve">. </w:t>
        </w:r>
      </w:ins>
      <w:moveToRangeStart w:id="28" w:author="Borowsky, Jonathan" w:date="2022-01-11T15:22:00Z" w:name="move92806949"/>
      <w:moveTo w:id="29" w:author="Borowsky, Jonathan" w:date="2022-01-11T15:22:00Z">
        <w:r w:rsidR="00851159">
          <w:t>three are mutants of membrane proteins with their intramembrane domains removed</w:t>
        </w:r>
      </w:moveTo>
    </w:p>
    <w:moveToRangeEnd w:id="28"/>
    <w:p w14:paraId="4B0EE2DD" w14:textId="28218AA4" w:rsidR="00851159" w:rsidRDefault="00851159" w:rsidP="00851159">
      <w:pPr>
        <w:pStyle w:val="ListParagraph"/>
        <w:numPr>
          <w:ilvl w:val="0"/>
          <w:numId w:val="12"/>
        </w:numPr>
        <w:rPr>
          <w:ins w:id="30" w:author="Borowsky, Jonathan" w:date="2022-01-11T15:22:00Z"/>
        </w:rPr>
      </w:pPr>
    </w:p>
    <w:p w14:paraId="3118F99D" w14:textId="77777777" w:rsidR="00851159" w:rsidRDefault="00851159" w:rsidP="00E111CE">
      <w:pPr>
        <w:pStyle w:val="ListParagraph"/>
        <w:numPr>
          <w:ilvl w:val="0"/>
          <w:numId w:val="12"/>
        </w:numPr>
      </w:pPr>
    </w:p>
    <w:p w14:paraId="2607C11E" w14:textId="67F3B1C5" w:rsidR="00BA5278" w:rsidRDefault="00BA5278" w:rsidP="00142D3B">
      <w:r>
        <w:t>This may be of exclusively internal interest</w:t>
      </w:r>
    </w:p>
    <w:p w14:paraId="46DF4057" w14:textId="54BC4B62" w:rsidR="00BA5278" w:rsidRDefault="00BA5278" w:rsidP="00BA5278">
      <w:pPr>
        <w:pStyle w:val="ListParagraph"/>
        <w:numPr>
          <w:ilvl w:val="0"/>
          <w:numId w:val="10"/>
        </w:numPr>
        <w:rPr>
          <w:ins w:id="31" w:author="Borowsky, Jonathan" w:date="2022-01-09T15:57:00Z"/>
        </w:rPr>
      </w:pPr>
      <w:r w:rsidRPr="00854DF3">
        <w:rPr>
          <w:strike/>
        </w:rPr>
        <w:t>Our featurization schemes assigned pocket volume changes to protein residues based on the maximum increase in pocket volume over a 40 ns simulation window</w:t>
      </w:r>
      <w:commentRangeStart w:id="32"/>
      <w:r w:rsidRPr="00854DF3">
        <w:rPr>
          <w:strike/>
        </w:rPr>
        <w:t xml:space="preserve">. </w:t>
      </w:r>
      <w:commentRangeStart w:id="33"/>
      <w:r w:rsidRPr="00854DF3">
        <w:rPr>
          <w:strike/>
        </w:rPr>
        <w:t xml:space="preserve">Using a change in pocket volume rather than the total pocket volume is important because it provides a chance to distinguish between residues lining large static pockets and those lining cryptic pockets. </w:t>
      </w:r>
      <w:commentRangeEnd w:id="33"/>
      <w:r w:rsidRPr="00854DF3">
        <w:rPr>
          <w:rStyle w:val="CommentReference"/>
          <w:strike/>
        </w:rPr>
        <w:commentReference w:id="33"/>
      </w:r>
      <w:commentRangeStart w:id="34"/>
      <w:r w:rsidRPr="00854DF3">
        <w:rPr>
          <w:strike/>
        </w:rPr>
        <w:t xml:space="preserve">Our use of only increases in pocket volume would not be justified at thermodynamic equilibrium, where one would expect to observe equal numbers of pocket volume increases and decreases for each residue as the cryptic pocket opened and closed. However, as cryptic pockets are by definition closed in the apo crystal structures from which our simulations are started and our simulations are not nearly long enough to have converged, the trajectories which we </w:t>
      </w:r>
      <w:proofErr w:type="spellStart"/>
      <w:r w:rsidRPr="00854DF3">
        <w:rPr>
          <w:strike/>
        </w:rPr>
        <w:t>featurize</w:t>
      </w:r>
      <w:proofErr w:type="spellEnd"/>
      <w:r w:rsidRPr="00854DF3">
        <w:rPr>
          <w:strike/>
        </w:rPr>
        <w:t xml:space="preserve"> are actively diffusing away from the starting structure and should therefore be enriched in pocket opening events with pocket volume increases</w:t>
      </w:r>
      <w:r>
        <w:t>.</w:t>
      </w:r>
      <w:commentRangeEnd w:id="34"/>
      <w:r>
        <w:rPr>
          <w:rStyle w:val="CommentReference"/>
        </w:rPr>
        <w:commentReference w:id="34"/>
      </w:r>
      <w:commentRangeEnd w:id="32"/>
      <w:r>
        <w:rPr>
          <w:rStyle w:val="CommentReference"/>
        </w:rPr>
        <w:commentReference w:id="32"/>
      </w:r>
    </w:p>
    <w:p w14:paraId="56A4DFAB" w14:textId="7805EE48" w:rsidR="005321EE" w:rsidDel="00851159" w:rsidRDefault="005321EE" w:rsidP="00BA5278">
      <w:pPr>
        <w:pStyle w:val="ListParagraph"/>
        <w:numPr>
          <w:ilvl w:val="0"/>
          <w:numId w:val="10"/>
        </w:numPr>
        <w:rPr>
          <w:del w:id="35" w:author="Borowsky, Jonathan" w:date="2022-01-11T15:22:00Z"/>
        </w:rPr>
      </w:pPr>
    </w:p>
    <w:p w14:paraId="15BB209F" w14:textId="77777777" w:rsidR="00BA5278" w:rsidRPr="00142D3B" w:rsidRDefault="00BA5278" w:rsidP="00142D3B"/>
    <w:p w14:paraId="72E8E692" w14:textId="34973F99" w:rsidR="00EA6C34" w:rsidRPr="0015466B" w:rsidRDefault="0015466B" w:rsidP="0015466B">
      <w:pPr>
        <w:jc w:val="center"/>
        <w:rPr>
          <w:b/>
          <w:bCs/>
        </w:rPr>
      </w:pPr>
      <w:r w:rsidRPr="0015466B">
        <w:rPr>
          <w:b/>
          <w:bCs/>
        </w:rPr>
        <w:t>Materials for the SI</w:t>
      </w:r>
    </w:p>
    <w:p w14:paraId="31F45398" w14:textId="7A641D69" w:rsidR="00EE08E0" w:rsidRPr="008B1F1D" w:rsidRDefault="00EE08E0" w:rsidP="00EE08E0">
      <w:pPr>
        <w:rPr>
          <w:b/>
          <w:bCs/>
        </w:rPr>
      </w:pPr>
      <w:r w:rsidRPr="008B1F1D">
        <w:rPr>
          <w:b/>
          <w:bCs/>
        </w:rPr>
        <w:t>table S</w:t>
      </w:r>
      <w:r w:rsidR="008B1F1D" w:rsidRPr="008B1F1D">
        <w:rPr>
          <w:b/>
          <w:bCs/>
        </w:rPr>
        <w:t>#1</w:t>
      </w:r>
    </w:p>
    <w:p w14:paraId="0A63B461" w14:textId="58346AD7" w:rsidR="00AC732E" w:rsidRDefault="00AC732E" w:rsidP="008B1F1D">
      <w:pPr>
        <w:jc w:val="center"/>
      </w:pPr>
      <w:r>
        <w:t xml:space="preserve">Results of FAST simulations of </w:t>
      </w:r>
      <w:proofErr w:type="spellStart"/>
      <w:r>
        <w:t>cryptosite</w:t>
      </w:r>
      <w:proofErr w:type="spellEnd"/>
      <w:r>
        <w:t xml:space="preserve"> proteins</w:t>
      </w:r>
    </w:p>
    <w:tbl>
      <w:tblPr>
        <w:tblStyle w:val="TableGrid"/>
        <w:tblW w:w="9350" w:type="dxa"/>
        <w:tblLook w:val="04A0" w:firstRow="1" w:lastRow="0" w:firstColumn="1" w:lastColumn="0" w:noHBand="0" w:noVBand="1"/>
      </w:tblPr>
      <w:tblGrid>
        <w:gridCol w:w="825"/>
        <w:gridCol w:w="842"/>
        <w:gridCol w:w="805"/>
        <w:gridCol w:w="2656"/>
        <w:gridCol w:w="1172"/>
        <w:gridCol w:w="3050"/>
      </w:tblGrid>
      <w:tr w:rsidR="00C41F26" w:rsidRPr="00EE08E0" w14:paraId="444E7CB0" w14:textId="12E9D1F2" w:rsidTr="004E251D">
        <w:trPr>
          <w:trHeight w:val="377"/>
        </w:trPr>
        <w:tc>
          <w:tcPr>
            <w:tcW w:w="825" w:type="dxa"/>
            <w:hideMark/>
          </w:tcPr>
          <w:p w14:paraId="33F1A0E0" w14:textId="77777777" w:rsidR="00800681" w:rsidRPr="00EE08E0" w:rsidRDefault="00800681" w:rsidP="00EE08E0">
            <w:pPr>
              <w:rPr>
                <w:rFonts w:ascii="Arial" w:eastAsia="Times New Roman" w:hAnsi="Arial" w:cs="Arial"/>
                <w:b/>
                <w:bCs/>
                <w:sz w:val="20"/>
                <w:szCs w:val="20"/>
              </w:rPr>
            </w:pPr>
            <w:r w:rsidRPr="00EE08E0">
              <w:rPr>
                <w:rFonts w:ascii="Arial" w:eastAsia="Times New Roman" w:hAnsi="Arial" w:cs="Arial"/>
                <w:b/>
                <w:bCs/>
                <w:sz w:val="20"/>
                <w:szCs w:val="20"/>
              </w:rPr>
              <w:t>apo id</w:t>
            </w:r>
          </w:p>
        </w:tc>
        <w:tc>
          <w:tcPr>
            <w:tcW w:w="842" w:type="dxa"/>
            <w:hideMark/>
          </w:tcPr>
          <w:p w14:paraId="57B58B96" w14:textId="77777777" w:rsidR="00800681" w:rsidRPr="00EE08E0" w:rsidRDefault="00800681" w:rsidP="00EE08E0">
            <w:pPr>
              <w:rPr>
                <w:rFonts w:ascii="Arial" w:eastAsia="Times New Roman" w:hAnsi="Arial" w:cs="Arial"/>
                <w:b/>
                <w:bCs/>
                <w:sz w:val="20"/>
                <w:szCs w:val="20"/>
              </w:rPr>
            </w:pPr>
            <w:proofErr w:type="spellStart"/>
            <w:r w:rsidRPr="00EE08E0">
              <w:rPr>
                <w:rFonts w:ascii="Arial" w:eastAsia="Times New Roman" w:hAnsi="Arial" w:cs="Arial"/>
                <w:b/>
                <w:bCs/>
                <w:sz w:val="20"/>
                <w:szCs w:val="20"/>
              </w:rPr>
              <w:t>holo</w:t>
            </w:r>
            <w:proofErr w:type="spellEnd"/>
            <w:r w:rsidRPr="00EE08E0">
              <w:rPr>
                <w:rFonts w:ascii="Arial" w:eastAsia="Times New Roman" w:hAnsi="Arial" w:cs="Arial"/>
                <w:b/>
                <w:bCs/>
                <w:sz w:val="20"/>
                <w:szCs w:val="20"/>
              </w:rPr>
              <w:t xml:space="preserve"> id</w:t>
            </w:r>
          </w:p>
        </w:tc>
        <w:tc>
          <w:tcPr>
            <w:tcW w:w="805" w:type="dxa"/>
            <w:hideMark/>
          </w:tcPr>
          <w:p w14:paraId="6AB8EE01" w14:textId="77777777" w:rsidR="00800681" w:rsidRPr="00EE08E0" w:rsidRDefault="00800681" w:rsidP="00EE08E0">
            <w:pPr>
              <w:rPr>
                <w:rFonts w:ascii="Arial" w:eastAsia="Times New Roman" w:hAnsi="Arial" w:cs="Arial"/>
                <w:b/>
                <w:bCs/>
                <w:sz w:val="20"/>
                <w:szCs w:val="20"/>
              </w:rPr>
            </w:pPr>
            <w:r w:rsidRPr="00EE08E0">
              <w:rPr>
                <w:rFonts w:ascii="Arial" w:eastAsia="Times New Roman" w:hAnsi="Arial" w:cs="Arial"/>
                <w:b/>
                <w:bCs/>
                <w:sz w:val="20"/>
                <w:szCs w:val="20"/>
              </w:rPr>
              <w:t>ligand</w:t>
            </w:r>
          </w:p>
        </w:tc>
        <w:tc>
          <w:tcPr>
            <w:tcW w:w="2661" w:type="dxa"/>
            <w:hideMark/>
          </w:tcPr>
          <w:p w14:paraId="538F8783" w14:textId="3CC89D43" w:rsidR="00800681" w:rsidRPr="00EE08E0" w:rsidRDefault="00800681" w:rsidP="00EE08E0">
            <w:pPr>
              <w:rPr>
                <w:rFonts w:ascii="Arial" w:eastAsia="Times New Roman" w:hAnsi="Arial" w:cs="Arial"/>
                <w:b/>
                <w:bCs/>
                <w:sz w:val="20"/>
                <w:szCs w:val="20"/>
              </w:rPr>
            </w:pPr>
            <w:r>
              <w:rPr>
                <w:rFonts w:ascii="Arial" w:eastAsia="Times New Roman" w:hAnsi="Arial" w:cs="Arial"/>
                <w:b/>
                <w:bCs/>
                <w:sz w:val="20"/>
                <w:szCs w:val="20"/>
              </w:rPr>
              <w:t xml:space="preserve">simulation </w:t>
            </w:r>
            <w:r w:rsidRPr="00EE08E0">
              <w:rPr>
                <w:rFonts w:ascii="Arial" w:eastAsia="Times New Roman" w:hAnsi="Arial" w:cs="Arial"/>
                <w:b/>
                <w:bCs/>
                <w:sz w:val="20"/>
                <w:szCs w:val="20"/>
              </w:rPr>
              <w:t xml:space="preserve">round at which </w:t>
            </w:r>
            <w:r>
              <w:rPr>
                <w:rFonts w:ascii="Arial" w:eastAsia="Times New Roman" w:hAnsi="Arial" w:cs="Arial"/>
                <w:b/>
                <w:bCs/>
                <w:sz w:val="20"/>
                <w:szCs w:val="20"/>
              </w:rPr>
              <w:t>pocket opens</w:t>
            </w:r>
            <w:r w:rsidRPr="00EE08E0">
              <w:rPr>
                <w:rFonts w:ascii="Arial" w:eastAsia="Times New Roman" w:hAnsi="Arial" w:cs="Arial"/>
                <w:b/>
                <w:bCs/>
                <w:sz w:val="20"/>
                <w:szCs w:val="20"/>
              </w:rPr>
              <w:t xml:space="preserve"> (x if </w:t>
            </w:r>
            <w:r>
              <w:rPr>
                <w:rFonts w:ascii="Arial" w:eastAsia="Times New Roman" w:hAnsi="Arial" w:cs="Arial"/>
                <w:b/>
                <w:bCs/>
                <w:sz w:val="20"/>
                <w:szCs w:val="20"/>
              </w:rPr>
              <w:t>it does not</w:t>
            </w:r>
            <w:r w:rsidRPr="00EE08E0">
              <w:rPr>
                <w:rFonts w:ascii="Arial" w:eastAsia="Times New Roman" w:hAnsi="Arial" w:cs="Arial"/>
                <w:b/>
                <w:bCs/>
                <w:sz w:val="20"/>
                <w:szCs w:val="20"/>
              </w:rPr>
              <w:t>)</w:t>
            </w:r>
          </w:p>
        </w:tc>
        <w:tc>
          <w:tcPr>
            <w:tcW w:w="1162" w:type="dxa"/>
          </w:tcPr>
          <w:p w14:paraId="754C7BF2" w14:textId="1E637864" w:rsidR="00800681" w:rsidRDefault="00800681" w:rsidP="00EE08E0">
            <w:pPr>
              <w:rPr>
                <w:rFonts w:ascii="Arial" w:eastAsia="Times New Roman" w:hAnsi="Arial" w:cs="Arial"/>
                <w:b/>
                <w:bCs/>
                <w:sz w:val="20"/>
                <w:szCs w:val="20"/>
              </w:rPr>
            </w:pPr>
            <w:r>
              <w:rPr>
                <w:rFonts w:ascii="Arial" w:eastAsia="Times New Roman" w:hAnsi="Arial" w:cs="Arial"/>
                <w:b/>
                <w:bCs/>
                <w:sz w:val="20"/>
                <w:szCs w:val="20"/>
              </w:rPr>
              <w:t>length (residues)</w:t>
            </w:r>
          </w:p>
        </w:tc>
        <w:tc>
          <w:tcPr>
            <w:tcW w:w="3055" w:type="dxa"/>
          </w:tcPr>
          <w:p w14:paraId="2F27FF41" w14:textId="5F2A5003" w:rsidR="00800681" w:rsidRDefault="00800681" w:rsidP="00EE08E0">
            <w:pPr>
              <w:rPr>
                <w:rFonts w:ascii="Arial" w:eastAsia="Times New Roman" w:hAnsi="Arial" w:cs="Arial"/>
                <w:b/>
                <w:bCs/>
                <w:sz w:val="20"/>
                <w:szCs w:val="20"/>
              </w:rPr>
            </w:pPr>
            <w:r>
              <w:rPr>
                <w:rFonts w:ascii="Arial" w:eastAsia="Times New Roman" w:hAnsi="Arial" w:cs="Arial"/>
                <w:b/>
                <w:bCs/>
                <w:sz w:val="20"/>
                <w:szCs w:val="20"/>
              </w:rPr>
              <w:t>notes</w:t>
            </w:r>
          </w:p>
        </w:tc>
      </w:tr>
      <w:tr w:rsidR="00C41F26" w:rsidRPr="00EE08E0" w14:paraId="4D9D3701" w14:textId="2C7823A3" w:rsidTr="004E251D">
        <w:trPr>
          <w:trHeight w:val="315"/>
        </w:trPr>
        <w:tc>
          <w:tcPr>
            <w:tcW w:w="825" w:type="dxa"/>
            <w:hideMark/>
          </w:tcPr>
          <w:p w14:paraId="12124C73" w14:textId="77777777" w:rsidR="00800681" w:rsidRPr="00EE08E0" w:rsidRDefault="00800681" w:rsidP="00EE08E0">
            <w:pPr>
              <w:rPr>
                <w:rFonts w:ascii="Arial" w:eastAsia="Times New Roman" w:hAnsi="Arial" w:cs="Arial"/>
                <w:sz w:val="20"/>
                <w:szCs w:val="20"/>
              </w:rPr>
            </w:pPr>
            <w:r w:rsidRPr="00EE08E0">
              <w:rPr>
                <w:rFonts w:ascii="Arial" w:eastAsia="Times New Roman" w:hAnsi="Arial" w:cs="Arial"/>
                <w:sz w:val="20"/>
                <w:szCs w:val="20"/>
              </w:rPr>
              <w:t>4AKE</w:t>
            </w:r>
          </w:p>
        </w:tc>
        <w:tc>
          <w:tcPr>
            <w:tcW w:w="842" w:type="dxa"/>
            <w:hideMark/>
          </w:tcPr>
          <w:p w14:paraId="630B8974" w14:textId="77777777" w:rsidR="00800681" w:rsidRPr="00EE08E0" w:rsidRDefault="00800681" w:rsidP="00EE08E0">
            <w:pPr>
              <w:rPr>
                <w:rFonts w:ascii="Arial" w:eastAsia="Times New Roman" w:hAnsi="Arial" w:cs="Arial"/>
                <w:sz w:val="20"/>
                <w:szCs w:val="20"/>
              </w:rPr>
            </w:pPr>
            <w:r w:rsidRPr="00EE08E0">
              <w:rPr>
                <w:rFonts w:ascii="Arial" w:eastAsia="Times New Roman" w:hAnsi="Arial" w:cs="Arial"/>
                <w:sz w:val="20"/>
                <w:szCs w:val="20"/>
              </w:rPr>
              <w:t>1ANK</w:t>
            </w:r>
          </w:p>
        </w:tc>
        <w:tc>
          <w:tcPr>
            <w:tcW w:w="805" w:type="dxa"/>
            <w:hideMark/>
          </w:tcPr>
          <w:p w14:paraId="4CA51163" w14:textId="77777777" w:rsidR="00800681" w:rsidRPr="00EE08E0" w:rsidRDefault="00800681" w:rsidP="00EE08E0">
            <w:pPr>
              <w:rPr>
                <w:rFonts w:ascii="Arial" w:eastAsia="Times New Roman" w:hAnsi="Arial" w:cs="Arial"/>
                <w:sz w:val="20"/>
                <w:szCs w:val="20"/>
              </w:rPr>
            </w:pPr>
            <w:r w:rsidRPr="00EE08E0">
              <w:rPr>
                <w:rFonts w:ascii="Arial" w:eastAsia="Times New Roman" w:hAnsi="Arial" w:cs="Arial"/>
                <w:sz w:val="20"/>
                <w:szCs w:val="20"/>
              </w:rPr>
              <w:t>ANP</w:t>
            </w:r>
          </w:p>
        </w:tc>
        <w:tc>
          <w:tcPr>
            <w:tcW w:w="2661" w:type="dxa"/>
            <w:hideMark/>
          </w:tcPr>
          <w:p w14:paraId="7398F288" w14:textId="77777777" w:rsidR="00800681" w:rsidRPr="00EE08E0" w:rsidRDefault="00800681" w:rsidP="00EE08E0">
            <w:pPr>
              <w:jc w:val="right"/>
              <w:rPr>
                <w:rFonts w:ascii="Arial" w:eastAsia="Times New Roman" w:hAnsi="Arial" w:cs="Arial"/>
                <w:sz w:val="20"/>
                <w:szCs w:val="20"/>
              </w:rPr>
            </w:pPr>
            <w:r w:rsidRPr="00EE08E0">
              <w:rPr>
                <w:rFonts w:ascii="Arial" w:eastAsia="Times New Roman" w:hAnsi="Arial" w:cs="Arial"/>
                <w:sz w:val="20"/>
                <w:szCs w:val="20"/>
              </w:rPr>
              <w:t>1</w:t>
            </w:r>
          </w:p>
        </w:tc>
        <w:tc>
          <w:tcPr>
            <w:tcW w:w="1162" w:type="dxa"/>
          </w:tcPr>
          <w:p w14:paraId="20D6787A" w14:textId="5BDA5D77" w:rsidR="00800681" w:rsidRDefault="00800681" w:rsidP="00AC732E">
            <w:pPr>
              <w:rPr>
                <w:rFonts w:ascii="Arial" w:eastAsia="Times New Roman" w:hAnsi="Arial" w:cs="Arial"/>
                <w:sz w:val="20"/>
                <w:szCs w:val="20"/>
              </w:rPr>
            </w:pPr>
            <w:r>
              <w:rPr>
                <w:rFonts w:ascii="Arial" w:hAnsi="Arial" w:cs="Arial"/>
                <w:sz w:val="20"/>
                <w:szCs w:val="20"/>
              </w:rPr>
              <w:t>214</w:t>
            </w:r>
          </w:p>
        </w:tc>
        <w:tc>
          <w:tcPr>
            <w:tcW w:w="3055" w:type="dxa"/>
          </w:tcPr>
          <w:p w14:paraId="17FBFD32" w14:textId="123BF298" w:rsidR="00800681" w:rsidRPr="00EE08E0" w:rsidRDefault="00800681" w:rsidP="00AC732E">
            <w:pPr>
              <w:rPr>
                <w:rFonts w:ascii="Arial" w:eastAsia="Times New Roman" w:hAnsi="Arial" w:cs="Arial"/>
                <w:sz w:val="20"/>
                <w:szCs w:val="20"/>
              </w:rPr>
            </w:pPr>
            <w:r>
              <w:rPr>
                <w:rFonts w:ascii="Arial" w:eastAsia="Times New Roman" w:hAnsi="Arial" w:cs="Arial"/>
                <w:sz w:val="20"/>
                <w:szCs w:val="20"/>
              </w:rPr>
              <w:t>pocket forms when two domains move towards each other</w:t>
            </w:r>
          </w:p>
        </w:tc>
      </w:tr>
      <w:tr w:rsidR="00C41F26" w:rsidRPr="00EE08E0" w14:paraId="75AFA527" w14:textId="392D223F" w:rsidTr="004E251D">
        <w:trPr>
          <w:trHeight w:val="315"/>
        </w:trPr>
        <w:tc>
          <w:tcPr>
            <w:tcW w:w="825" w:type="dxa"/>
            <w:hideMark/>
          </w:tcPr>
          <w:p w14:paraId="2353F4E9"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1BSQ</w:t>
            </w:r>
          </w:p>
        </w:tc>
        <w:tc>
          <w:tcPr>
            <w:tcW w:w="842" w:type="dxa"/>
            <w:hideMark/>
          </w:tcPr>
          <w:p w14:paraId="66E7566C"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1GX8</w:t>
            </w:r>
          </w:p>
        </w:tc>
        <w:tc>
          <w:tcPr>
            <w:tcW w:w="805" w:type="dxa"/>
            <w:hideMark/>
          </w:tcPr>
          <w:p w14:paraId="53EB6DE3"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RTL</w:t>
            </w:r>
          </w:p>
        </w:tc>
        <w:tc>
          <w:tcPr>
            <w:tcW w:w="2661" w:type="dxa"/>
            <w:hideMark/>
          </w:tcPr>
          <w:p w14:paraId="09E37296" w14:textId="77777777" w:rsidR="00800681" w:rsidRPr="00EE08E0" w:rsidRDefault="00800681" w:rsidP="00800681">
            <w:pPr>
              <w:jc w:val="right"/>
              <w:rPr>
                <w:rFonts w:ascii="Arial" w:eastAsia="Times New Roman" w:hAnsi="Arial" w:cs="Arial"/>
                <w:sz w:val="20"/>
                <w:szCs w:val="20"/>
              </w:rPr>
            </w:pPr>
            <w:r w:rsidRPr="00EE08E0">
              <w:rPr>
                <w:rFonts w:ascii="Arial" w:eastAsia="Times New Roman" w:hAnsi="Arial" w:cs="Arial"/>
                <w:sz w:val="20"/>
                <w:szCs w:val="20"/>
              </w:rPr>
              <w:t>1</w:t>
            </w:r>
          </w:p>
        </w:tc>
        <w:tc>
          <w:tcPr>
            <w:tcW w:w="1162" w:type="dxa"/>
          </w:tcPr>
          <w:p w14:paraId="39EC39C4" w14:textId="006B05BB" w:rsidR="00800681" w:rsidRDefault="00800681" w:rsidP="00800681">
            <w:pPr>
              <w:rPr>
                <w:rFonts w:ascii="Arial" w:eastAsia="Times New Roman" w:hAnsi="Arial" w:cs="Arial"/>
                <w:sz w:val="20"/>
                <w:szCs w:val="20"/>
              </w:rPr>
            </w:pPr>
            <w:r>
              <w:rPr>
                <w:rFonts w:ascii="Arial" w:hAnsi="Arial" w:cs="Arial"/>
                <w:sz w:val="20"/>
                <w:szCs w:val="20"/>
              </w:rPr>
              <w:t>162</w:t>
            </w:r>
          </w:p>
        </w:tc>
        <w:tc>
          <w:tcPr>
            <w:tcW w:w="3055" w:type="dxa"/>
          </w:tcPr>
          <w:p w14:paraId="13879A20" w14:textId="5ED8B031" w:rsidR="00800681" w:rsidRPr="00EE08E0" w:rsidRDefault="00800681" w:rsidP="00800681">
            <w:pPr>
              <w:rPr>
                <w:rFonts w:ascii="Arial" w:eastAsia="Times New Roman" w:hAnsi="Arial" w:cs="Arial"/>
                <w:sz w:val="20"/>
                <w:szCs w:val="20"/>
              </w:rPr>
            </w:pPr>
            <w:r>
              <w:rPr>
                <w:rFonts w:ascii="Arial" w:eastAsia="Times New Roman" w:hAnsi="Arial" w:cs="Arial"/>
                <w:sz w:val="20"/>
                <w:szCs w:val="20"/>
              </w:rPr>
              <w:t>beta barrel</w:t>
            </w:r>
          </w:p>
        </w:tc>
      </w:tr>
      <w:tr w:rsidR="00C41F26" w:rsidRPr="00EE08E0" w14:paraId="4242CF94" w14:textId="54308781" w:rsidTr="004E251D">
        <w:trPr>
          <w:trHeight w:val="315"/>
        </w:trPr>
        <w:tc>
          <w:tcPr>
            <w:tcW w:w="825" w:type="dxa"/>
            <w:hideMark/>
          </w:tcPr>
          <w:p w14:paraId="6E5FC000"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lastRenderedPageBreak/>
              <w:t>1ALB</w:t>
            </w:r>
          </w:p>
        </w:tc>
        <w:tc>
          <w:tcPr>
            <w:tcW w:w="842" w:type="dxa"/>
            <w:hideMark/>
          </w:tcPr>
          <w:p w14:paraId="6A55C37F"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1LIC</w:t>
            </w:r>
          </w:p>
        </w:tc>
        <w:tc>
          <w:tcPr>
            <w:tcW w:w="805" w:type="dxa"/>
            <w:hideMark/>
          </w:tcPr>
          <w:p w14:paraId="7739D6F2"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HDS</w:t>
            </w:r>
          </w:p>
        </w:tc>
        <w:tc>
          <w:tcPr>
            <w:tcW w:w="2661" w:type="dxa"/>
            <w:hideMark/>
          </w:tcPr>
          <w:p w14:paraId="00F7ECC4" w14:textId="77777777" w:rsidR="00800681" w:rsidRPr="00EE08E0" w:rsidRDefault="00800681" w:rsidP="00800681">
            <w:pPr>
              <w:jc w:val="right"/>
              <w:rPr>
                <w:rFonts w:ascii="Arial" w:eastAsia="Times New Roman" w:hAnsi="Arial" w:cs="Arial"/>
                <w:sz w:val="20"/>
                <w:szCs w:val="20"/>
              </w:rPr>
            </w:pPr>
            <w:r w:rsidRPr="00EE08E0">
              <w:rPr>
                <w:rFonts w:ascii="Arial" w:eastAsia="Times New Roman" w:hAnsi="Arial" w:cs="Arial"/>
                <w:sz w:val="20"/>
                <w:szCs w:val="20"/>
              </w:rPr>
              <w:t>1</w:t>
            </w:r>
          </w:p>
        </w:tc>
        <w:tc>
          <w:tcPr>
            <w:tcW w:w="1162" w:type="dxa"/>
          </w:tcPr>
          <w:p w14:paraId="26FE3B6F" w14:textId="24C77AAD" w:rsidR="00800681" w:rsidRDefault="00800681" w:rsidP="00800681">
            <w:pPr>
              <w:rPr>
                <w:rFonts w:ascii="Arial" w:eastAsia="Times New Roman" w:hAnsi="Arial" w:cs="Arial"/>
                <w:sz w:val="20"/>
                <w:szCs w:val="20"/>
              </w:rPr>
            </w:pPr>
            <w:r>
              <w:rPr>
                <w:rFonts w:ascii="Arial" w:hAnsi="Arial" w:cs="Arial"/>
                <w:sz w:val="20"/>
                <w:szCs w:val="20"/>
              </w:rPr>
              <w:t>131</w:t>
            </w:r>
          </w:p>
        </w:tc>
        <w:tc>
          <w:tcPr>
            <w:tcW w:w="3055" w:type="dxa"/>
          </w:tcPr>
          <w:p w14:paraId="64CB3D72" w14:textId="3670F89C" w:rsidR="00800681" w:rsidRPr="00EE08E0" w:rsidRDefault="00800681" w:rsidP="00800681">
            <w:pPr>
              <w:rPr>
                <w:rFonts w:ascii="Arial" w:eastAsia="Times New Roman" w:hAnsi="Arial" w:cs="Arial"/>
                <w:sz w:val="20"/>
                <w:szCs w:val="20"/>
              </w:rPr>
            </w:pPr>
            <w:r>
              <w:rPr>
                <w:rFonts w:ascii="Arial" w:eastAsia="Times New Roman" w:hAnsi="Arial" w:cs="Arial"/>
                <w:sz w:val="20"/>
                <w:szCs w:val="20"/>
              </w:rPr>
              <w:t>beta barrel</w:t>
            </w:r>
          </w:p>
        </w:tc>
      </w:tr>
      <w:tr w:rsidR="00C41F26" w:rsidRPr="00EE08E0" w14:paraId="4AAB05F0" w14:textId="64013998" w:rsidTr="004E251D">
        <w:trPr>
          <w:trHeight w:val="315"/>
        </w:trPr>
        <w:tc>
          <w:tcPr>
            <w:tcW w:w="825" w:type="dxa"/>
            <w:hideMark/>
          </w:tcPr>
          <w:p w14:paraId="18223956"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1EX6</w:t>
            </w:r>
          </w:p>
        </w:tc>
        <w:tc>
          <w:tcPr>
            <w:tcW w:w="842" w:type="dxa"/>
            <w:hideMark/>
          </w:tcPr>
          <w:p w14:paraId="73FE4BA4"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1GKY</w:t>
            </w:r>
          </w:p>
        </w:tc>
        <w:tc>
          <w:tcPr>
            <w:tcW w:w="805" w:type="dxa"/>
            <w:hideMark/>
          </w:tcPr>
          <w:p w14:paraId="7DA8C3A4"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5GP</w:t>
            </w:r>
          </w:p>
        </w:tc>
        <w:tc>
          <w:tcPr>
            <w:tcW w:w="2661" w:type="dxa"/>
            <w:hideMark/>
          </w:tcPr>
          <w:p w14:paraId="4E666E87" w14:textId="77777777" w:rsidR="00800681" w:rsidRPr="00EE08E0" w:rsidRDefault="00800681" w:rsidP="00800681">
            <w:pPr>
              <w:jc w:val="right"/>
              <w:rPr>
                <w:rFonts w:ascii="Arial" w:eastAsia="Times New Roman" w:hAnsi="Arial" w:cs="Arial"/>
                <w:sz w:val="20"/>
                <w:szCs w:val="20"/>
              </w:rPr>
            </w:pPr>
            <w:r w:rsidRPr="00EE08E0">
              <w:rPr>
                <w:rFonts w:ascii="Arial" w:eastAsia="Times New Roman" w:hAnsi="Arial" w:cs="Arial"/>
                <w:sz w:val="20"/>
                <w:szCs w:val="20"/>
              </w:rPr>
              <w:t>1</w:t>
            </w:r>
          </w:p>
        </w:tc>
        <w:tc>
          <w:tcPr>
            <w:tcW w:w="1162" w:type="dxa"/>
          </w:tcPr>
          <w:p w14:paraId="2873A668" w14:textId="13BA0AFB" w:rsidR="00800681" w:rsidRPr="00EE08E0" w:rsidRDefault="00800681" w:rsidP="00800681">
            <w:pPr>
              <w:rPr>
                <w:rFonts w:ascii="Arial" w:eastAsia="Times New Roman" w:hAnsi="Arial" w:cs="Arial"/>
                <w:sz w:val="20"/>
                <w:szCs w:val="20"/>
              </w:rPr>
            </w:pPr>
            <w:r>
              <w:rPr>
                <w:rFonts w:ascii="Arial" w:hAnsi="Arial" w:cs="Arial"/>
                <w:sz w:val="20"/>
                <w:szCs w:val="20"/>
              </w:rPr>
              <w:t>186</w:t>
            </w:r>
          </w:p>
        </w:tc>
        <w:tc>
          <w:tcPr>
            <w:tcW w:w="3055" w:type="dxa"/>
          </w:tcPr>
          <w:p w14:paraId="1E0B6DBD" w14:textId="023AE519" w:rsidR="00800681" w:rsidRPr="00EE08E0" w:rsidRDefault="00800681" w:rsidP="00800681">
            <w:pPr>
              <w:rPr>
                <w:rFonts w:ascii="Arial" w:eastAsia="Times New Roman" w:hAnsi="Arial" w:cs="Arial"/>
                <w:sz w:val="20"/>
                <w:szCs w:val="20"/>
              </w:rPr>
            </w:pPr>
          </w:p>
        </w:tc>
      </w:tr>
      <w:tr w:rsidR="00C41F26" w:rsidRPr="00EE08E0" w14:paraId="36F1C068" w14:textId="377DA641" w:rsidTr="004E251D">
        <w:trPr>
          <w:trHeight w:val="315"/>
        </w:trPr>
        <w:tc>
          <w:tcPr>
            <w:tcW w:w="825" w:type="dxa"/>
            <w:hideMark/>
          </w:tcPr>
          <w:p w14:paraId="1E0F9A50"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2BLS</w:t>
            </w:r>
          </w:p>
        </w:tc>
        <w:tc>
          <w:tcPr>
            <w:tcW w:w="842" w:type="dxa"/>
            <w:hideMark/>
          </w:tcPr>
          <w:p w14:paraId="579FA589"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3GQZ</w:t>
            </w:r>
          </w:p>
        </w:tc>
        <w:tc>
          <w:tcPr>
            <w:tcW w:w="805" w:type="dxa"/>
            <w:hideMark/>
          </w:tcPr>
          <w:p w14:paraId="229E54A2"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GF7</w:t>
            </w:r>
          </w:p>
        </w:tc>
        <w:tc>
          <w:tcPr>
            <w:tcW w:w="2661" w:type="dxa"/>
            <w:hideMark/>
          </w:tcPr>
          <w:p w14:paraId="2F2198DA" w14:textId="77777777" w:rsidR="00800681" w:rsidRPr="00EE08E0" w:rsidRDefault="00800681" w:rsidP="00800681">
            <w:pPr>
              <w:jc w:val="right"/>
              <w:rPr>
                <w:rFonts w:ascii="Arial" w:eastAsia="Times New Roman" w:hAnsi="Arial" w:cs="Arial"/>
                <w:sz w:val="20"/>
                <w:szCs w:val="20"/>
              </w:rPr>
            </w:pPr>
            <w:r w:rsidRPr="00EE08E0">
              <w:rPr>
                <w:rFonts w:ascii="Arial" w:eastAsia="Times New Roman" w:hAnsi="Arial" w:cs="Arial"/>
                <w:sz w:val="20"/>
                <w:szCs w:val="20"/>
              </w:rPr>
              <w:t>1</w:t>
            </w:r>
          </w:p>
        </w:tc>
        <w:tc>
          <w:tcPr>
            <w:tcW w:w="1162" w:type="dxa"/>
          </w:tcPr>
          <w:p w14:paraId="29855A00" w14:textId="1BDC2D58" w:rsidR="00800681" w:rsidRPr="00EE08E0" w:rsidRDefault="00800681" w:rsidP="00800681">
            <w:pPr>
              <w:rPr>
                <w:rFonts w:ascii="Arial" w:eastAsia="Times New Roman" w:hAnsi="Arial" w:cs="Arial"/>
                <w:sz w:val="20"/>
                <w:szCs w:val="20"/>
              </w:rPr>
            </w:pPr>
            <w:r>
              <w:rPr>
                <w:rFonts w:ascii="Arial" w:hAnsi="Arial" w:cs="Arial"/>
                <w:sz w:val="20"/>
                <w:szCs w:val="20"/>
              </w:rPr>
              <w:t>357</w:t>
            </w:r>
          </w:p>
        </w:tc>
        <w:tc>
          <w:tcPr>
            <w:tcW w:w="3055" w:type="dxa"/>
          </w:tcPr>
          <w:p w14:paraId="6A5FE719" w14:textId="77C3B1B5" w:rsidR="00800681" w:rsidRPr="00EE08E0" w:rsidRDefault="00800681" w:rsidP="00800681">
            <w:pPr>
              <w:rPr>
                <w:rFonts w:ascii="Arial" w:eastAsia="Times New Roman" w:hAnsi="Arial" w:cs="Arial"/>
                <w:sz w:val="20"/>
                <w:szCs w:val="20"/>
              </w:rPr>
            </w:pPr>
          </w:p>
        </w:tc>
      </w:tr>
      <w:tr w:rsidR="00C41F26" w:rsidRPr="00EE08E0" w14:paraId="1D9F28E9" w14:textId="7C31A1F7" w:rsidTr="004E251D">
        <w:trPr>
          <w:trHeight w:val="315"/>
        </w:trPr>
        <w:tc>
          <w:tcPr>
            <w:tcW w:w="825" w:type="dxa"/>
            <w:hideMark/>
          </w:tcPr>
          <w:p w14:paraId="736F2E1E"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2QFO</w:t>
            </w:r>
          </w:p>
        </w:tc>
        <w:tc>
          <w:tcPr>
            <w:tcW w:w="842" w:type="dxa"/>
            <w:hideMark/>
          </w:tcPr>
          <w:p w14:paraId="0B493B06"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2WI7</w:t>
            </w:r>
          </w:p>
        </w:tc>
        <w:tc>
          <w:tcPr>
            <w:tcW w:w="805" w:type="dxa"/>
            <w:hideMark/>
          </w:tcPr>
          <w:p w14:paraId="136A0E0E"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2KL</w:t>
            </w:r>
          </w:p>
        </w:tc>
        <w:tc>
          <w:tcPr>
            <w:tcW w:w="2661" w:type="dxa"/>
            <w:hideMark/>
          </w:tcPr>
          <w:p w14:paraId="66A9DD64" w14:textId="77777777" w:rsidR="00800681" w:rsidRPr="00EE08E0" w:rsidRDefault="00800681" w:rsidP="00800681">
            <w:pPr>
              <w:jc w:val="right"/>
              <w:rPr>
                <w:rFonts w:ascii="Arial" w:eastAsia="Times New Roman" w:hAnsi="Arial" w:cs="Arial"/>
                <w:sz w:val="20"/>
                <w:szCs w:val="20"/>
              </w:rPr>
            </w:pPr>
            <w:r w:rsidRPr="00EE08E0">
              <w:rPr>
                <w:rFonts w:ascii="Arial" w:eastAsia="Times New Roman" w:hAnsi="Arial" w:cs="Arial"/>
                <w:sz w:val="20"/>
                <w:szCs w:val="20"/>
              </w:rPr>
              <w:t>1</w:t>
            </w:r>
          </w:p>
        </w:tc>
        <w:tc>
          <w:tcPr>
            <w:tcW w:w="1162" w:type="dxa"/>
          </w:tcPr>
          <w:p w14:paraId="094213A5" w14:textId="7407A0F1" w:rsidR="00800681" w:rsidRPr="00EE08E0" w:rsidRDefault="00800681" w:rsidP="00800681">
            <w:pPr>
              <w:rPr>
                <w:rFonts w:ascii="Arial" w:eastAsia="Times New Roman" w:hAnsi="Arial" w:cs="Arial"/>
                <w:sz w:val="20"/>
                <w:szCs w:val="20"/>
              </w:rPr>
            </w:pPr>
            <w:r>
              <w:rPr>
                <w:rFonts w:ascii="Arial" w:hAnsi="Arial" w:cs="Arial"/>
                <w:sz w:val="20"/>
                <w:szCs w:val="20"/>
              </w:rPr>
              <w:t>207</w:t>
            </w:r>
          </w:p>
        </w:tc>
        <w:tc>
          <w:tcPr>
            <w:tcW w:w="3055" w:type="dxa"/>
          </w:tcPr>
          <w:p w14:paraId="171F728D" w14:textId="7BDA858B" w:rsidR="00800681" w:rsidRPr="00EE08E0" w:rsidRDefault="00800681" w:rsidP="00800681">
            <w:pPr>
              <w:rPr>
                <w:rFonts w:ascii="Arial" w:eastAsia="Times New Roman" w:hAnsi="Arial" w:cs="Arial"/>
                <w:sz w:val="20"/>
                <w:szCs w:val="20"/>
              </w:rPr>
            </w:pPr>
          </w:p>
        </w:tc>
      </w:tr>
      <w:tr w:rsidR="00C41F26" w:rsidRPr="00EE08E0" w14:paraId="70FDC78A" w14:textId="2C7A3B67" w:rsidTr="004E251D">
        <w:trPr>
          <w:trHeight w:val="315"/>
        </w:trPr>
        <w:tc>
          <w:tcPr>
            <w:tcW w:w="825" w:type="dxa"/>
            <w:hideMark/>
          </w:tcPr>
          <w:p w14:paraId="7DF1357A"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1ADE</w:t>
            </w:r>
          </w:p>
        </w:tc>
        <w:tc>
          <w:tcPr>
            <w:tcW w:w="842" w:type="dxa"/>
            <w:hideMark/>
          </w:tcPr>
          <w:p w14:paraId="299D8A6C"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1CIB</w:t>
            </w:r>
          </w:p>
        </w:tc>
        <w:tc>
          <w:tcPr>
            <w:tcW w:w="805" w:type="dxa"/>
            <w:hideMark/>
          </w:tcPr>
          <w:p w14:paraId="1BD429E1"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IMP</w:t>
            </w:r>
          </w:p>
        </w:tc>
        <w:tc>
          <w:tcPr>
            <w:tcW w:w="2661" w:type="dxa"/>
            <w:hideMark/>
          </w:tcPr>
          <w:p w14:paraId="35574BA5" w14:textId="77777777" w:rsidR="00800681" w:rsidRPr="00EE08E0" w:rsidRDefault="00800681" w:rsidP="00800681">
            <w:pPr>
              <w:jc w:val="right"/>
              <w:rPr>
                <w:rFonts w:ascii="Arial" w:eastAsia="Times New Roman" w:hAnsi="Arial" w:cs="Arial"/>
                <w:sz w:val="20"/>
                <w:szCs w:val="20"/>
              </w:rPr>
            </w:pPr>
            <w:r w:rsidRPr="00EE08E0">
              <w:rPr>
                <w:rFonts w:ascii="Arial" w:eastAsia="Times New Roman" w:hAnsi="Arial" w:cs="Arial"/>
                <w:sz w:val="20"/>
                <w:szCs w:val="20"/>
              </w:rPr>
              <w:t>1</w:t>
            </w:r>
          </w:p>
        </w:tc>
        <w:tc>
          <w:tcPr>
            <w:tcW w:w="1162" w:type="dxa"/>
          </w:tcPr>
          <w:p w14:paraId="3FE25D82" w14:textId="452FF1BF" w:rsidR="00800681" w:rsidRPr="00EE08E0" w:rsidRDefault="00800681" w:rsidP="00800681">
            <w:pPr>
              <w:rPr>
                <w:rFonts w:ascii="Arial" w:eastAsia="Times New Roman" w:hAnsi="Arial" w:cs="Arial"/>
                <w:sz w:val="20"/>
                <w:szCs w:val="20"/>
              </w:rPr>
            </w:pPr>
            <w:r>
              <w:rPr>
                <w:rFonts w:ascii="Arial" w:eastAsia="Times New Roman" w:hAnsi="Arial" w:cs="Arial"/>
                <w:sz w:val="20"/>
                <w:szCs w:val="20"/>
              </w:rPr>
              <w:t>431</w:t>
            </w:r>
          </w:p>
        </w:tc>
        <w:tc>
          <w:tcPr>
            <w:tcW w:w="3055" w:type="dxa"/>
          </w:tcPr>
          <w:p w14:paraId="6845B063" w14:textId="46F85504" w:rsidR="00800681" w:rsidRPr="00EE08E0" w:rsidRDefault="00800681" w:rsidP="00800681">
            <w:pPr>
              <w:rPr>
                <w:rFonts w:ascii="Arial" w:eastAsia="Times New Roman" w:hAnsi="Arial" w:cs="Arial"/>
                <w:sz w:val="20"/>
                <w:szCs w:val="20"/>
              </w:rPr>
            </w:pPr>
          </w:p>
        </w:tc>
      </w:tr>
      <w:tr w:rsidR="00C41F26" w:rsidRPr="00EE08E0" w14:paraId="7F2D83EF" w14:textId="548CBB3A" w:rsidTr="004E251D">
        <w:trPr>
          <w:trHeight w:val="315"/>
        </w:trPr>
        <w:tc>
          <w:tcPr>
            <w:tcW w:w="825" w:type="dxa"/>
            <w:hideMark/>
          </w:tcPr>
          <w:p w14:paraId="52DCE7BA"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1MY0</w:t>
            </w:r>
          </w:p>
        </w:tc>
        <w:tc>
          <w:tcPr>
            <w:tcW w:w="842" w:type="dxa"/>
            <w:hideMark/>
          </w:tcPr>
          <w:p w14:paraId="7FB2A84D"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1N0T</w:t>
            </w:r>
          </w:p>
        </w:tc>
        <w:tc>
          <w:tcPr>
            <w:tcW w:w="805" w:type="dxa"/>
            <w:hideMark/>
          </w:tcPr>
          <w:p w14:paraId="03EF9B18"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AT1</w:t>
            </w:r>
          </w:p>
        </w:tc>
        <w:tc>
          <w:tcPr>
            <w:tcW w:w="2661" w:type="dxa"/>
            <w:hideMark/>
          </w:tcPr>
          <w:p w14:paraId="1A1DAAC8" w14:textId="77777777" w:rsidR="00800681" w:rsidRPr="00EE08E0" w:rsidRDefault="00800681" w:rsidP="00800681">
            <w:pPr>
              <w:jc w:val="right"/>
              <w:rPr>
                <w:rFonts w:ascii="Arial" w:eastAsia="Times New Roman" w:hAnsi="Arial" w:cs="Arial"/>
                <w:sz w:val="20"/>
                <w:szCs w:val="20"/>
              </w:rPr>
            </w:pPr>
            <w:r w:rsidRPr="00EE08E0">
              <w:rPr>
                <w:rFonts w:ascii="Arial" w:eastAsia="Times New Roman" w:hAnsi="Arial" w:cs="Arial"/>
                <w:sz w:val="20"/>
                <w:szCs w:val="20"/>
              </w:rPr>
              <w:t>1</w:t>
            </w:r>
          </w:p>
        </w:tc>
        <w:tc>
          <w:tcPr>
            <w:tcW w:w="1162" w:type="dxa"/>
          </w:tcPr>
          <w:p w14:paraId="6D8DFB4F" w14:textId="277709D2" w:rsidR="00800681" w:rsidRPr="00EE08E0" w:rsidRDefault="00800681" w:rsidP="00800681">
            <w:pPr>
              <w:rPr>
                <w:rFonts w:ascii="Arial" w:eastAsia="Times New Roman" w:hAnsi="Arial" w:cs="Arial"/>
                <w:sz w:val="20"/>
                <w:szCs w:val="20"/>
              </w:rPr>
            </w:pPr>
            <w:r>
              <w:rPr>
                <w:rFonts w:ascii="Arial" w:hAnsi="Arial" w:cs="Arial"/>
                <w:sz w:val="20"/>
                <w:szCs w:val="20"/>
              </w:rPr>
              <w:t>258</w:t>
            </w:r>
          </w:p>
        </w:tc>
        <w:tc>
          <w:tcPr>
            <w:tcW w:w="3055" w:type="dxa"/>
          </w:tcPr>
          <w:p w14:paraId="35F7842D" w14:textId="339D0225" w:rsidR="00800681" w:rsidRPr="00EE08E0" w:rsidRDefault="00C41F26" w:rsidP="00800681">
            <w:pPr>
              <w:rPr>
                <w:rFonts w:ascii="Arial" w:eastAsia="Times New Roman" w:hAnsi="Arial" w:cs="Arial"/>
                <w:sz w:val="20"/>
                <w:szCs w:val="20"/>
              </w:rPr>
            </w:pPr>
            <w:r>
              <w:rPr>
                <w:rFonts w:ascii="Arial" w:eastAsia="Times New Roman" w:hAnsi="Arial" w:cs="Arial"/>
                <w:sz w:val="20"/>
                <w:szCs w:val="20"/>
              </w:rPr>
              <w:t>expressed protein is a deletion mutant with three internal transmembrane helices removed</w:t>
            </w:r>
          </w:p>
        </w:tc>
      </w:tr>
      <w:tr w:rsidR="00C41F26" w:rsidRPr="00EE08E0" w14:paraId="43F24089" w14:textId="73967F99" w:rsidTr="004E251D">
        <w:trPr>
          <w:trHeight w:val="315"/>
        </w:trPr>
        <w:tc>
          <w:tcPr>
            <w:tcW w:w="825" w:type="dxa"/>
            <w:hideMark/>
          </w:tcPr>
          <w:p w14:paraId="102B5A65"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1NI6</w:t>
            </w:r>
          </w:p>
        </w:tc>
        <w:tc>
          <w:tcPr>
            <w:tcW w:w="842" w:type="dxa"/>
            <w:hideMark/>
          </w:tcPr>
          <w:p w14:paraId="6A377DD3"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3HOK</w:t>
            </w:r>
          </w:p>
        </w:tc>
        <w:tc>
          <w:tcPr>
            <w:tcW w:w="805" w:type="dxa"/>
            <w:hideMark/>
          </w:tcPr>
          <w:p w14:paraId="6DE2FD23"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Q80</w:t>
            </w:r>
          </w:p>
        </w:tc>
        <w:tc>
          <w:tcPr>
            <w:tcW w:w="2661" w:type="dxa"/>
            <w:hideMark/>
          </w:tcPr>
          <w:p w14:paraId="381620BA" w14:textId="77777777" w:rsidR="00800681" w:rsidRPr="00EE08E0" w:rsidRDefault="00800681" w:rsidP="00800681">
            <w:pPr>
              <w:jc w:val="right"/>
              <w:rPr>
                <w:rFonts w:ascii="Arial" w:eastAsia="Times New Roman" w:hAnsi="Arial" w:cs="Arial"/>
                <w:sz w:val="20"/>
                <w:szCs w:val="20"/>
              </w:rPr>
            </w:pPr>
            <w:r w:rsidRPr="00EE08E0">
              <w:rPr>
                <w:rFonts w:ascii="Arial" w:eastAsia="Times New Roman" w:hAnsi="Arial" w:cs="Arial"/>
                <w:sz w:val="20"/>
                <w:szCs w:val="20"/>
              </w:rPr>
              <w:t>4</w:t>
            </w:r>
          </w:p>
        </w:tc>
        <w:tc>
          <w:tcPr>
            <w:tcW w:w="1162" w:type="dxa"/>
          </w:tcPr>
          <w:p w14:paraId="3E2CC764" w14:textId="6FE15499" w:rsidR="00800681" w:rsidRPr="00EE08E0" w:rsidRDefault="00800681" w:rsidP="00800681">
            <w:pPr>
              <w:rPr>
                <w:rFonts w:ascii="Arial" w:eastAsia="Times New Roman" w:hAnsi="Arial" w:cs="Arial"/>
                <w:sz w:val="20"/>
                <w:szCs w:val="20"/>
              </w:rPr>
            </w:pPr>
            <w:r>
              <w:rPr>
                <w:rFonts w:ascii="Arial" w:hAnsi="Arial" w:cs="Arial"/>
                <w:sz w:val="20"/>
                <w:szCs w:val="20"/>
              </w:rPr>
              <w:t>213</w:t>
            </w:r>
          </w:p>
        </w:tc>
        <w:tc>
          <w:tcPr>
            <w:tcW w:w="3055" w:type="dxa"/>
          </w:tcPr>
          <w:p w14:paraId="4F4AE8DF" w14:textId="77777777" w:rsidR="00800681" w:rsidRDefault="008D6E7F" w:rsidP="00800681">
            <w:pPr>
              <w:rPr>
                <w:rFonts w:ascii="Arial" w:eastAsia="Times New Roman" w:hAnsi="Arial" w:cs="Arial"/>
                <w:sz w:val="20"/>
                <w:szCs w:val="20"/>
              </w:rPr>
            </w:pPr>
            <w:r>
              <w:rPr>
                <w:rFonts w:ascii="Arial" w:eastAsia="Times New Roman" w:hAnsi="Arial" w:cs="Arial"/>
                <w:sz w:val="20"/>
                <w:szCs w:val="20"/>
              </w:rPr>
              <w:t>secondary structure change involved in pocket formation in vitro; not recapitulated in silico</w:t>
            </w:r>
          </w:p>
          <w:p w14:paraId="0B88A5AC" w14:textId="77777777" w:rsidR="00C41F26" w:rsidRDefault="00C41F26" w:rsidP="00800681">
            <w:pPr>
              <w:rPr>
                <w:rFonts w:ascii="Arial" w:eastAsia="Times New Roman" w:hAnsi="Arial" w:cs="Arial"/>
                <w:sz w:val="20"/>
                <w:szCs w:val="20"/>
              </w:rPr>
            </w:pPr>
          </w:p>
          <w:p w14:paraId="6FA9F4D5" w14:textId="45E08ED8" w:rsidR="00C41F26" w:rsidRPr="00EE08E0" w:rsidRDefault="00C41F26" w:rsidP="00800681">
            <w:pPr>
              <w:rPr>
                <w:rFonts w:ascii="Arial" w:eastAsia="Times New Roman" w:hAnsi="Arial" w:cs="Arial"/>
                <w:sz w:val="20"/>
                <w:szCs w:val="20"/>
              </w:rPr>
            </w:pPr>
            <w:r>
              <w:rPr>
                <w:rFonts w:ascii="Arial" w:eastAsia="Times New Roman" w:hAnsi="Arial" w:cs="Arial"/>
                <w:sz w:val="20"/>
                <w:szCs w:val="20"/>
              </w:rPr>
              <w:t>expressed protein is a truncation mutant missing the membrane anchor terminal domain</w:t>
            </w:r>
          </w:p>
        </w:tc>
      </w:tr>
      <w:tr w:rsidR="00C41F26" w:rsidRPr="00EE08E0" w14:paraId="48211246" w14:textId="66229114" w:rsidTr="004E251D">
        <w:trPr>
          <w:trHeight w:val="315"/>
        </w:trPr>
        <w:tc>
          <w:tcPr>
            <w:tcW w:w="825" w:type="dxa"/>
            <w:hideMark/>
          </w:tcPr>
          <w:p w14:paraId="3FA28DC1"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3F74</w:t>
            </w:r>
          </w:p>
        </w:tc>
        <w:tc>
          <w:tcPr>
            <w:tcW w:w="842" w:type="dxa"/>
            <w:hideMark/>
          </w:tcPr>
          <w:p w14:paraId="5A24F19D"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3BQM</w:t>
            </w:r>
          </w:p>
        </w:tc>
        <w:tc>
          <w:tcPr>
            <w:tcW w:w="805" w:type="dxa"/>
            <w:hideMark/>
          </w:tcPr>
          <w:p w14:paraId="5655FF55"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BQM</w:t>
            </w:r>
          </w:p>
        </w:tc>
        <w:tc>
          <w:tcPr>
            <w:tcW w:w="2661" w:type="dxa"/>
            <w:hideMark/>
          </w:tcPr>
          <w:p w14:paraId="3C313DEA" w14:textId="77777777" w:rsidR="00800681" w:rsidRPr="00EE08E0" w:rsidRDefault="00800681" w:rsidP="00800681">
            <w:pPr>
              <w:jc w:val="right"/>
              <w:rPr>
                <w:rFonts w:ascii="Arial" w:eastAsia="Times New Roman" w:hAnsi="Arial" w:cs="Arial"/>
                <w:sz w:val="20"/>
                <w:szCs w:val="20"/>
              </w:rPr>
            </w:pPr>
            <w:r w:rsidRPr="00EE08E0">
              <w:rPr>
                <w:rFonts w:ascii="Arial" w:eastAsia="Times New Roman" w:hAnsi="Arial" w:cs="Arial"/>
                <w:sz w:val="20"/>
                <w:szCs w:val="20"/>
              </w:rPr>
              <w:t>5</w:t>
            </w:r>
          </w:p>
        </w:tc>
        <w:tc>
          <w:tcPr>
            <w:tcW w:w="1162" w:type="dxa"/>
          </w:tcPr>
          <w:p w14:paraId="6DA2D054" w14:textId="5C6E3828" w:rsidR="00800681" w:rsidRPr="00EE08E0" w:rsidRDefault="00800681" w:rsidP="00800681">
            <w:pPr>
              <w:rPr>
                <w:rFonts w:ascii="Arial" w:eastAsia="Times New Roman" w:hAnsi="Arial" w:cs="Arial"/>
                <w:sz w:val="20"/>
                <w:szCs w:val="20"/>
              </w:rPr>
            </w:pPr>
            <w:r>
              <w:rPr>
                <w:rFonts w:ascii="Arial" w:eastAsia="Times New Roman" w:hAnsi="Arial" w:cs="Arial"/>
                <w:sz w:val="20"/>
                <w:szCs w:val="20"/>
              </w:rPr>
              <w:t>180</w:t>
            </w:r>
          </w:p>
        </w:tc>
        <w:tc>
          <w:tcPr>
            <w:tcW w:w="3055" w:type="dxa"/>
          </w:tcPr>
          <w:p w14:paraId="74E55ADD" w14:textId="77777777" w:rsidR="00C41F26" w:rsidRDefault="008D6E7F" w:rsidP="00800681">
            <w:pPr>
              <w:rPr>
                <w:rFonts w:ascii="Arial" w:eastAsia="Times New Roman" w:hAnsi="Arial" w:cs="Arial"/>
                <w:sz w:val="20"/>
                <w:szCs w:val="20"/>
              </w:rPr>
            </w:pPr>
            <w:r>
              <w:rPr>
                <w:rFonts w:ascii="Arial" w:eastAsia="Times New Roman" w:hAnsi="Arial" w:cs="Arial"/>
                <w:sz w:val="20"/>
                <w:szCs w:val="20"/>
              </w:rPr>
              <w:t>adaptive sampling partially pursues a second pocket</w:t>
            </w:r>
          </w:p>
          <w:p w14:paraId="01F388E9" w14:textId="77777777" w:rsidR="00C41F26" w:rsidRDefault="00C41F26" w:rsidP="00800681">
            <w:pPr>
              <w:rPr>
                <w:rFonts w:ascii="Arial" w:eastAsia="Times New Roman" w:hAnsi="Arial" w:cs="Arial"/>
                <w:sz w:val="20"/>
                <w:szCs w:val="20"/>
              </w:rPr>
            </w:pPr>
          </w:p>
          <w:p w14:paraId="5724964A" w14:textId="7CA0B0F2" w:rsidR="00800681" w:rsidRPr="00EE08E0" w:rsidRDefault="00C41F26" w:rsidP="00800681">
            <w:pPr>
              <w:rPr>
                <w:rFonts w:ascii="Arial" w:eastAsia="Times New Roman" w:hAnsi="Arial" w:cs="Arial"/>
                <w:sz w:val="20"/>
                <w:szCs w:val="20"/>
              </w:rPr>
            </w:pPr>
            <w:r>
              <w:rPr>
                <w:rFonts w:ascii="Arial" w:eastAsia="Times New Roman" w:hAnsi="Arial" w:cs="Arial"/>
                <w:sz w:val="20"/>
                <w:szCs w:val="20"/>
              </w:rPr>
              <w:t>expressed protein is the extracellular domain of an integrin</w:t>
            </w:r>
          </w:p>
        </w:tc>
      </w:tr>
      <w:tr w:rsidR="00C41F26" w:rsidRPr="00EE08E0" w14:paraId="14A933DE" w14:textId="31A66F8C" w:rsidTr="004E251D">
        <w:trPr>
          <w:trHeight w:val="315"/>
        </w:trPr>
        <w:tc>
          <w:tcPr>
            <w:tcW w:w="825" w:type="dxa"/>
            <w:hideMark/>
          </w:tcPr>
          <w:p w14:paraId="37C6E038"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1NEP</w:t>
            </w:r>
          </w:p>
        </w:tc>
        <w:tc>
          <w:tcPr>
            <w:tcW w:w="842" w:type="dxa"/>
            <w:hideMark/>
          </w:tcPr>
          <w:p w14:paraId="6394A78C"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2HKA</w:t>
            </w:r>
          </w:p>
        </w:tc>
        <w:tc>
          <w:tcPr>
            <w:tcW w:w="805" w:type="dxa"/>
            <w:hideMark/>
          </w:tcPr>
          <w:p w14:paraId="58EC9294"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C3S</w:t>
            </w:r>
          </w:p>
        </w:tc>
        <w:tc>
          <w:tcPr>
            <w:tcW w:w="2661" w:type="dxa"/>
            <w:hideMark/>
          </w:tcPr>
          <w:p w14:paraId="06C0271D" w14:textId="77777777" w:rsidR="00800681" w:rsidRPr="00EE08E0" w:rsidRDefault="00800681" w:rsidP="00800681">
            <w:pPr>
              <w:jc w:val="right"/>
              <w:rPr>
                <w:rFonts w:ascii="Arial" w:eastAsia="Times New Roman" w:hAnsi="Arial" w:cs="Arial"/>
                <w:sz w:val="20"/>
                <w:szCs w:val="20"/>
              </w:rPr>
            </w:pPr>
            <w:r w:rsidRPr="00EE08E0">
              <w:rPr>
                <w:rFonts w:ascii="Arial" w:eastAsia="Times New Roman" w:hAnsi="Arial" w:cs="Arial"/>
                <w:sz w:val="20"/>
                <w:szCs w:val="20"/>
              </w:rPr>
              <w:t>x</w:t>
            </w:r>
          </w:p>
        </w:tc>
        <w:tc>
          <w:tcPr>
            <w:tcW w:w="1162" w:type="dxa"/>
          </w:tcPr>
          <w:p w14:paraId="3423A05F" w14:textId="56B7CFBA" w:rsidR="00800681" w:rsidRDefault="00800681" w:rsidP="00800681">
            <w:pPr>
              <w:rPr>
                <w:rFonts w:ascii="Arial" w:eastAsia="Times New Roman" w:hAnsi="Arial" w:cs="Arial"/>
                <w:sz w:val="20"/>
                <w:szCs w:val="20"/>
              </w:rPr>
            </w:pPr>
            <w:r>
              <w:rPr>
                <w:rFonts w:ascii="Arial" w:hAnsi="Arial" w:cs="Arial"/>
                <w:sz w:val="20"/>
                <w:szCs w:val="20"/>
              </w:rPr>
              <w:t>130</w:t>
            </w:r>
          </w:p>
        </w:tc>
        <w:tc>
          <w:tcPr>
            <w:tcW w:w="3055" w:type="dxa"/>
          </w:tcPr>
          <w:p w14:paraId="59121F75" w14:textId="1A1F0C32" w:rsidR="00800681" w:rsidRPr="00EE08E0" w:rsidRDefault="00800681" w:rsidP="00800681">
            <w:pPr>
              <w:rPr>
                <w:rFonts w:ascii="Arial" w:eastAsia="Times New Roman" w:hAnsi="Arial" w:cs="Arial"/>
                <w:sz w:val="20"/>
                <w:szCs w:val="20"/>
              </w:rPr>
            </w:pPr>
            <w:r>
              <w:rPr>
                <w:rFonts w:ascii="Arial" w:eastAsia="Times New Roman" w:hAnsi="Arial" w:cs="Arial"/>
                <w:sz w:val="20"/>
                <w:szCs w:val="20"/>
              </w:rPr>
              <w:t>beta barrel; relatively small pocket</w:t>
            </w:r>
          </w:p>
        </w:tc>
      </w:tr>
      <w:tr w:rsidR="00C41F26" w:rsidRPr="00EE08E0" w14:paraId="08B2DC75" w14:textId="274D9DED" w:rsidTr="004E251D">
        <w:trPr>
          <w:trHeight w:val="315"/>
        </w:trPr>
        <w:tc>
          <w:tcPr>
            <w:tcW w:w="825" w:type="dxa"/>
            <w:hideMark/>
          </w:tcPr>
          <w:p w14:paraId="3A378532"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1EXM</w:t>
            </w:r>
          </w:p>
        </w:tc>
        <w:tc>
          <w:tcPr>
            <w:tcW w:w="842" w:type="dxa"/>
            <w:hideMark/>
          </w:tcPr>
          <w:p w14:paraId="7EFD95D1"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1HA3</w:t>
            </w:r>
          </w:p>
        </w:tc>
        <w:tc>
          <w:tcPr>
            <w:tcW w:w="805" w:type="dxa"/>
            <w:hideMark/>
          </w:tcPr>
          <w:p w14:paraId="61697E24" w14:textId="77777777" w:rsidR="00800681" w:rsidRPr="00EE08E0" w:rsidRDefault="00800681" w:rsidP="00800681">
            <w:pPr>
              <w:rPr>
                <w:rFonts w:ascii="Arial" w:eastAsia="Times New Roman" w:hAnsi="Arial" w:cs="Arial"/>
                <w:sz w:val="20"/>
                <w:szCs w:val="20"/>
              </w:rPr>
            </w:pPr>
            <w:r w:rsidRPr="00EE08E0">
              <w:rPr>
                <w:rFonts w:ascii="Arial" w:eastAsia="Times New Roman" w:hAnsi="Arial" w:cs="Arial"/>
                <w:sz w:val="20"/>
                <w:szCs w:val="20"/>
              </w:rPr>
              <w:t>MAU</w:t>
            </w:r>
          </w:p>
        </w:tc>
        <w:tc>
          <w:tcPr>
            <w:tcW w:w="2661" w:type="dxa"/>
            <w:hideMark/>
          </w:tcPr>
          <w:p w14:paraId="271917CD" w14:textId="77777777" w:rsidR="00800681" w:rsidRPr="00EE08E0" w:rsidRDefault="00800681" w:rsidP="00800681">
            <w:pPr>
              <w:jc w:val="right"/>
              <w:rPr>
                <w:rFonts w:ascii="Arial" w:eastAsia="Times New Roman" w:hAnsi="Arial" w:cs="Arial"/>
                <w:sz w:val="20"/>
                <w:szCs w:val="20"/>
              </w:rPr>
            </w:pPr>
            <w:r w:rsidRPr="00EE08E0">
              <w:rPr>
                <w:rFonts w:ascii="Arial" w:eastAsia="Times New Roman" w:hAnsi="Arial" w:cs="Arial"/>
                <w:sz w:val="20"/>
                <w:szCs w:val="20"/>
              </w:rPr>
              <w:t>x</w:t>
            </w:r>
          </w:p>
        </w:tc>
        <w:tc>
          <w:tcPr>
            <w:tcW w:w="1162" w:type="dxa"/>
          </w:tcPr>
          <w:p w14:paraId="17703F4F" w14:textId="3ACF4C8A" w:rsidR="00800681" w:rsidRPr="00EE08E0" w:rsidRDefault="00800681" w:rsidP="00800681">
            <w:pPr>
              <w:rPr>
                <w:rFonts w:ascii="Arial" w:eastAsia="Times New Roman" w:hAnsi="Arial" w:cs="Arial"/>
                <w:sz w:val="20"/>
                <w:szCs w:val="20"/>
              </w:rPr>
            </w:pPr>
            <w:r>
              <w:rPr>
                <w:rFonts w:ascii="Arial" w:hAnsi="Arial" w:cs="Arial"/>
                <w:sz w:val="20"/>
                <w:szCs w:val="20"/>
              </w:rPr>
              <w:t>403</w:t>
            </w:r>
          </w:p>
        </w:tc>
        <w:tc>
          <w:tcPr>
            <w:tcW w:w="3055" w:type="dxa"/>
          </w:tcPr>
          <w:p w14:paraId="67B05F71" w14:textId="660885E1" w:rsidR="00800681" w:rsidRPr="00EE08E0" w:rsidRDefault="008D6E7F" w:rsidP="00800681">
            <w:pPr>
              <w:rPr>
                <w:rFonts w:ascii="Arial" w:eastAsia="Times New Roman" w:hAnsi="Arial" w:cs="Arial"/>
                <w:sz w:val="20"/>
                <w:szCs w:val="20"/>
              </w:rPr>
            </w:pPr>
            <w:r>
              <w:rPr>
                <w:rFonts w:ascii="Arial" w:eastAsia="Times New Roman" w:hAnsi="Arial" w:cs="Arial"/>
                <w:sz w:val="20"/>
                <w:szCs w:val="20"/>
              </w:rPr>
              <w:t>adaptive sampling pursues a second pocket</w:t>
            </w:r>
          </w:p>
        </w:tc>
      </w:tr>
    </w:tbl>
    <w:p w14:paraId="473734B1" w14:textId="77777777" w:rsidR="00EE08E0" w:rsidRDefault="00EE08E0" w:rsidP="00EE08E0"/>
    <w:p w14:paraId="784979C6" w14:textId="77777777" w:rsidR="00EE08E0" w:rsidRDefault="00EE08E0">
      <w:pPr>
        <w:rPr>
          <w:b/>
        </w:rPr>
      </w:pPr>
    </w:p>
    <w:p w14:paraId="51A5470F" w14:textId="77777777" w:rsidR="00EE08E0" w:rsidRDefault="00EE08E0">
      <w:pPr>
        <w:rPr>
          <w:b/>
        </w:rPr>
      </w:pPr>
    </w:p>
    <w:p w14:paraId="0DE88F36" w14:textId="77777777" w:rsidR="00EE08E0" w:rsidRDefault="00EE08E0">
      <w:pPr>
        <w:rPr>
          <w:b/>
        </w:rPr>
      </w:pPr>
    </w:p>
    <w:p w14:paraId="25E3CC88" w14:textId="5B42D26D" w:rsidR="00D5174F" w:rsidRDefault="008B1F1D" w:rsidP="00B95789">
      <w:pPr>
        <w:rPr>
          <w:b/>
        </w:rPr>
      </w:pPr>
      <w:r>
        <w:rPr>
          <w:b/>
        </w:rPr>
        <w:t>Table S#2</w:t>
      </w:r>
    </w:p>
    <w:p w14:paraId="2D8F8221" w14:textId="27883A27" w:rsidR="008B1F1D" w:rsidRDefault="008B1F1D" w:rsidP="008B1F1D">
      <w:pPr>
        <w:jc w:val="center"/>
        <w:rPr>
          <w:bCs/>
        </w:rPr>
      </w:pPr>
      <w:r>
        <w:rPr>
          <w:bCs/>
        </w:rPr>
        <w:t xml:space="preserve">Results of FAST simulations of proteins with </w:t>
      </w:r>
      <w:commentRangeStart w:id="36"/>
      <w:r>
        <w:rPr>
          <w:bCs/>
        </w:rPr>
        <w:t>large conformational changes</w:t>
      </w:r>
      <w:commentRangeEnd w:id="36"/>
      <w:r w:rsidR="00017A5A">
        <w:rPr>
          <w:rStyle w:val="CommentReference"/>
        </w:rPr>
        <w:commentReference w:id="36"/>
      </w:r>
    </w:p>
    <w:p w14:paraId="302BB89F" w14:textId="3109B230" w:rsidR="008B1F1D" w:rsidRDefault="008B1F1D" w:rsidP="008B1F1D">
      <w:pPr>
        <w:jc w:val="center"/>
        <w:rPr>
          <w:bCs/>
        </w:rPr>
      </w:pPr>
      <w:r>
        <w:rPr>
          <w:bCs/>
        </w:rPr>
        <w:t>If we include this it should probably be as a spreadsheet (or at least rotated 90 degrees)</w:t>
      </w:r>
      <w:r w:rsidR="00B3476A">
        <w:rPr>
          <w:bCs/>
        </w:rPr>
        <w:t xml:space="preserve"> for readability</w:t>
      </w:r>
    </w:p>
    <w:tbl>
      <w:tblPr>
        <w:tblStyle w:val="TableGrid"/>
        <w:tblW w:w="9350" w:type="dxa"/>
        <w:tblLayout w:type="fixed"/>
        <w:tblLook w:val="04A0" w:firstRow="1" w:lastRow="0" w:firstColumn="1" w:lastColumn="0" w:noHBand="0" w:noVBand="1"/>
      </w:tblPr>
      <w:tblGrid>
        <w:gridCol w:w="715"/>
        <w:gridCol w:w="720"/>
        <w:gridCol w:w="990"/>
        <w:gridCol w:w="810"/>
        <w:gridCol w:w="720"/>
        <w:gridCol w:w="886"/>
        <w:gridCol w:w="1079"/>
        <w:gridCol w:w="1159"/>
        <w:gridCol w:w="1333"/>
        <w:gridCol w:w="938"/>
      </w:tblGrid>
      <w:tr w:rsidR="008B1F1D" w:rsidRPr="008B1F1D" w14:paraId="03CEA454" w14:textId="77777777" w:rsidTr="008B1F1D">
        <w:trPr>
          <w:trHeight w:val="315"/>
        </w:trPr>
        <w:tc>
          <w:tcPr>
            <w:tcW w:w="715" w:type="dxa"/>
            <w:hideMark/>
          </w:tcPr>
          <w:p w14:paraId="2C5A9DBD" w14:textId="77777777" w:rsidR="008B1F1D" w:rsidRPr="008B1F1D" w:rsidRDefault="008B1F1D" w:rsidP="008B1F1D">
            <w:pPr>
              <w:rPr>
                <w:rFonts w:eastAsia="Times New Roman"/>
                <w:b/>
                <w:bCs/>
              </w:rPr>
            </w:pPr>
            <w:r w:rsidRPr="008B1F1D">
              <w:rPr>
                <w:rFonts w:eastAsia="Times New Roman"/>
                <w:b/>
                <w:bCs/>
              </w:rPr>
              <w:t>apo id</w:t>
            </w:r>
          </w:p>
        </w:tc>
        <w:tc>
          <w:tcPr>
            <w:tcW w:w="720" w:type="dxa"/>
            <w:hideMark/>
          </w:tcPr>
          <w:p w14:paraId="2B62386C" w14:textId="77777777" w:rsidR="008B1F1D" w:rsidRPr="008B1F1D" w:rsidRDefault="008B1F1D" w:rsidP="008B1F1D">
            <w:pPr>
              <w:rPr>
                <w:rFonts w:eastAsia="Times New Roman"/>
                <w:b/>
                <w:bCs/>
              </w:rPr>
            </w:pPr>
            <w:proofErr w:type="spellStart"/>
            <w:r w:rsidRPr="008B1F1D">
              <w:rPr>
                <w:rFonts w:eastAsia="Times New Roman"/>
                <w:b/>
                <w:bCs/>
              </w:rPr>
              <w:t>holo</w:t>
            </w:r>
            <w:proofErr w:type="spellEnd"/>
            <w:r w:rsidRPr="008B1F1D">
              <w:rPr>
                <w:rFonts w:eastAsia="Times New Roman"/>
                <w:b/>
                <w:bCs/>
              </w:rPr>
              <w:t xml:space="preserve"> id</w:t>
            </w:r>
          </w:p>
        </w:tc>
        <w:tc>
          <w:tcPr>
            <w:tcW w:w="990" w:type="dxa"/>
            <w:hideMark/>
          </w:tcPr>
          <w:p w14:paraId="721B5C20" w14:textId="77777777" w:rsidR="008B1F1D" w:rsidRPr="008B1F1D" w:rsidRDefault="008B1F1D" w:rsidP="008B1F1D">
            <w:pPr>
              <w:rPr>
                <w:rFonts w:eastAsia="Times New Roman"/>
                <w:b/>
                <w:bCs/>
              </w:rPr>
            </w:pPr>
            <w:r w:rsidRPr="008B1F1D">
              <w:rPr>
                <w:rFonts w:eastAsia="Times New Roman"/>
                <w:b/>
                <w:bCs/>
              </w:rPr>
              <w:t>ligand name(s)</w:t>
            </w:r>
          </w:p>
        </w:tc>
        <w:tc>
          <w:tcPr>
            <w:tcW w:w="810" w:type="dxa"/>
            <w:hideMark/>
          </w:tcPr>
          <w:p w14:paraId="1EAA301D" w14:textId="77777777" w:rsidR="008B1F1D" w:rsidRPr="008B1F1D" w:rsidRDefault="008B1F1D" w:rsidP="008B1F1D">
            <w:pPr>
              <w:rPr>
                <w:rFonts w:eastAsia="Times New Roman"/>
                <w:b/>
                <w:bCs/>
              </w:rPr>
            </w:pPr>
            <w:r w:rsidRPr="008B1F1D">
              <w:rPr>
                <w:rFonts w:eastAsia="Times New Roman"/>
                <w:b/>
                <w:bCs/>
              </w:rPr>
              <w:t>apo-</w:t>
            </w:r>
            <w:proofErr w:type="spellStart"/>
            <w:r w:rsidRPr="008B1F1D">
              <w:rPr>
                <w:rFonts w:eastAsia="Times New Roman"/>
                <w:b/>
                <w:bCs/>
              </w:rPr>
              <w:t>holo</w:t>
            </w:r>
            <w:proofErr w:type="spellEnd"/>
            <w:r w:rsidRPr="008B1F1D">
              <w:rPr>
                <w:rFonts w:eastAsia="Times New Roman"/>
                <w:b/>
                <w:bCs/>
              </w:rPr>
              <w:t xml:space="preserve"> RMSD (nm)</w:t>
            </w:r>
          </w:p>
        </w:tc>
        <w:tc>
          <w:tcPr>
            <w:tcW w:w="720" w:type="dxa"/>
            <w:hideMark/>
          </w:tcPr>
          <w:p w14:paraId="02047F03" w14:textId="77777777" w:rsidR="008B1F1D" w:rsidRPr="008B1F1D" w:rsidRDefault="008B1F1D" w:rsidP="008B1F1D">
            <w:pPr>
              <w:rPr>
                <w:rFonts w:eastAsia="Times New Roman"/>
                <w:b/>
                <w:bCs/>
              </w:rPr>
            </w:pPr>
            <w:r w:rsidRPr="008B1F1D">
              <w:rPr>
                <w:rFonts w:eastAsia="Times New Roman"/>
                <w:b/>
                <w:bCs/>
              </w:rPr>
              <w:t>force field</w:t>
            </w:r>
          </w:p>
        </w:tc>
        <w:tc>
          <w:tcPr>
            <w:tcW w:w="886" w:type="dxa"/>
            <w:hideMark/>
          </w:tcPr>
          <w:p w14:paraId="01894B98" w14:textId="77777777" w:rsidR="008B1F1D" w:rsidRPr="008B1F1D" w:rsidRDefault="008B1F1D" w:rsidP="008B1F1D">
            <w:pPr>
              <w:rPr>
                <w:rFonts w:eastAsia="Times New Roman"/>
                <w:b/>
                <w:bCs/>
              </w:rPr>
            </w:pPr>
            <w:r w:rsidRPr="008B1F1D">
              <w:rPr>
                <w:rFonts w:eastAsia="Times New Roman"/>
                <w:b/>
                <w:bCs/>
              </w:rPr>
              <w:t>FAST rounds</w:t>
            </w:r>
          </w:p>
        </w:tc>
        <w:tc>
          <w:tcPr>
            <w:tcW w:w="1079" w:type="dxa"/>
            <w:hideMark/>
          </w:tcPr>
          <w:p w14:paraId="0B25ADDD" w14:textId="77777777" w:rsidR="008B1F1D" w:rsidRPr="008B1F1D" w:rsidRDefault="008B1F1D" w:rsidP="008B1F1D">
            <w:pPr>
              <w:rPr>
                <w:rFonts w:eastAsia="Times New Roman"/>
                <w:b/>
                <w:bCs/>
                <w:sz w:val="16"/>
                <w:szCs w:val="16"/>
              </w:rPr>
            </w:pPr>
            <w:r w:rsidRPr="008B1F1D">
              <w:rPr>
                <w:rFonts w:eastAsia="Times New Roman"/>
                <w:b/>
                <w:bCs/>
                <w:sz w:val="16"/>
                <w:szCs w:val="16"/>
              </w:rPr>
              <w:t>opening motion</w:t>
            </w:r>
          </w:p>
        </w:tc>
        <w:tc>
          <w:tcPr>
            <w:tcW w:w="1159" w:type="dxa"/>
            <w:hideMark/>
          </w:tcPr>
          <w:p w14:paraId="3F8B9EC4" w14:textId="77777777" w:rsidR="008B1F1D" w:rsidRPr="008B1F1D" w:rsidRDefault="008B1F1D" w:rsidP="008B1F1D">
            <w:pPr>
              <w:rPr>
                <w:rFonts w:eastAsia="Times New Roman"/>
                <w:b/>
                <w:bCs/>
                <w:sz w:val="16"/>
                <w:szCs w:val="16"/>
              </w:rPr>
            </w:pPr>
            <w:r w:rsidRPr="008B1F1D">
              <w:rPr>
                <w:rFonts w:eastAsia="Times New Roman"/>
                <w:b/>
                <w:bCs/>
                <w:sz w:val="16"/>
                <w:szCs w:val="16"/>
              </w:rPr>
              <w:t>opening</w:t>
            </w:r>
          </w:p>
        </w:tc>
        <w:tc>
          <w:tcPr>
            <w:tcW w:w="1333" w:type="dxa"/>
            <w:hideMark/>
          </w:tcPr>
          <w:p w14:paraId="6A56A7B6" w14:textId="77777777" w:rsidR="008B1F1D" w:rsidRPr="008B1F1D" w:rsidRDefault="008B1F1D" w:rsidP="008B1F1D">
            <w:pPr>
              <w:rPr>
                <w:rFonts w:eastAsia="Times New Roman"/>
                <w:b/>
                <w:bCs/>
                <w:sz w:val="16"/>
                <w:szCs w:val="16"/>
              </w:rPr>
            </w:pPr>
            <w:r w:rsidRPr="008B1F1D">
              <w:rPr>
                <w:rFonts w:eastAsia="Times New Roman"/>
                <w:b/>
                <w:bCs/>
                <w:sz w:val="16"/>
                <w:szCs w:val="16"/>
              </w:rPr>
              <w:t>local maximum pockets larger than the crystallographic one</w:t>
            </w:r>
          </w:p>
        </w:tc>
        <w:tc>
          <w:tcPr>
            <w:tcW w:w="938" w:type="dxa"/>
            <w:hideMark/>
          </w:tcPr>
          <w:p w14:paraId="196CF3B8" w14:textId="77777777" w:rsidR="008B1F1D" w:rsidRPr="008B1F1D" w:rsidRDefault="008B1F1D" w:rsidP="008B1F1D">
            <w:pPr>
              <w:rPr>
                <w:rFonts w:eastAsia="Times New Roman"/>
                <w:b/>
                <w:bCs/>
                <w:sz w:val="16"/>
                <w:szCs w:val="16"/>
              </w:rPr>
            </w:pPr>
            <w:r w:rsidRPr="008B1F1D">
              <w:rPr>
                <w:rFonts w:eastAsia="Times New Roman"/>
                <w:b/>
                <w:bCs/>
                <w:sz w:val="16"/>
                <w:szCs w:val="16"/>
              </w:rPr>
              <w:t>relevant secondary structure change</w:t>
            </w:r>
          </w:p>
        </w:tc>
      </w:tr>
      <w:tr w:rsidR="008B1F1D" w:rsidRPr="008B1F1D" w14:paraId="44B67A9B" w14:textId="77777777" w:rsidTr="008B1F1D">
        <w:trPr>
          <w:trHeight w:val="315"/>
        </w:trPr>
        <w:tc>
          <w:tcPr>
            <w:tcW w:w="715" w:type="dxa"/>
            <w:hideMark/>
          </w:tcPr>
          <w:p w14:paraId="2982CCC2" w14:textId="77777777" w:rsidR="008B1F1D" w:rsidRPr="008B1F1D" w:rsidRDefault="008B1F1D" w:rsidP="008B1F1D">
            <w:pPr>
              <w:rPr>
                <w:rFonts w:eastAsia="Times New Roman"/>
              </w:rPr>
            </w:pPr>
            <w:r w:rsidRPr="008B1F1D">
              <w:rPr>
                <w:rFonts w:eastAsia="Times New Roman"/>
              </w:rPr>
              <w:t>6rvm</w:t>
            </w:r>
          </w:p>
        </w:tc>
        <w:tc>
          <w:tcPr>
            <w:tcW w:w="720" w:type="dxa"/>
            <w:hideMark/>
          </w:tcPr>
          <w:p w14:paraId="19F608B1" w14:textId="77777777" w:rsidR="008B1F1D" w:rsidRPr="008B1F1D" w:rsidRDefault="008B1F1D" w:rsidP="008B1F1D">
            <w:pPr>
              <w:rPr>
                <w:rFonts w:eastAsia="Times New Roman"/>
              </w:rPr>
            </w:pPr>
            <w:r w:rsidRPr="008B1F1D">
              <w:rPr>
                <w:rFonts w:eastAsia="Times New Roman"/>
              </w:rPr>
              <w:t>5xdt</w:t>
            </w:r>
          </w:p>
        </w:tc>
        <w:tc>
          <w:tcPr>
            <w:tcW w:w="990" w:type="dxa"/>
            <w:hideMark/>
          </w:tcPr>
          <w:p w14:paraId="0EB83C74" w14:textId="77777777" w:rsidR="008B1F1D" w:rsidRPr="008B1F1D" w:rsidRDefault="008B1F1D" w:rsidP="008B1F1D">
            <w:pPr>
              <w:rPr>
                <w:rFonts w:eastAsia="Times New Roman"/>
              </w:rPr>
            </w:pPr>
            <w:r w:rsidRPr="008B1F1D">
              <w:rPr>
                <w:rFonts w:eastAsia="Times New Roman"/>
              </w:rPr>
              <w:t>ZI7-Ca</w:t>
            </w:r>
          </w:p>
        </w:tc>
        <w:tc>
          <w:tcPr>
            <w:tcW w:w="810" w:type="dxa"/>
            <w:hideMark/>
          </w:tcPr>
          <w:p w14:paraId="4CF3F2ED" w14:textId="77777777" w:rsidR="008B1F1D" w:rsidRPr="008B1F1D" w:rsidRDefault="008B1F1D" w:rsidP="008B1F1D">
            <w:pPr>
              <w:jc w:val="right"/>
              <w:rPr>
                <w:rFonts w:eastAsia="Times New Roman"/>
              </w:rPr>
            </w:pPr>
            <w:r w:rsidRPr="008B1F1D">
              <w:rPr>
                <w:rFonts w:eastAsia="Times New Roman"/>
              </w:rPr>
              <w:t>1.0590</w:t>
            </w:r>
          </w:p>
        </w:tc>
        <w:tc>
          <w:tcPr>
            <w:tcW w:w="720" w:type="dxa"/>
            <w:hideMark/>
          </w:tcPr>
          <w:p w14:paraId="45BB3E32" w14:textId="77777777" w:rsidR="008B1F1D" w:rsidRPr="008B1F1D" w:rsidRDefault="008B1F1D" w:rsidP="008B1F1D">
            <w:pPr>
              <w:rPr>
                <w:rFonts w:eastAsia="Times New Roman"/>
              </w:rPr>
            </w:pPr>
            <w:r w:rsidRPr="008B1F1D">
              <w:rPr>
                <w:rFonts w:eastAsia="Times New Roman"/>
              </w:rPr>
              <w:t>amber03</w:t>
            </w:r>
          </w:p>
        </w:tc>
        <w:tc>
          <w:tcPr>
            <w:tcW w:w="886" w:type="dxa"/>
            <w:hideMark/>
          </w:tcPr>
          <w:p w14:paraId="3B4DE4AC" w14:textId="77777777" w:rsidR="008B1F1D" w:rsidRPr="008B1F1D" w:rsidRDefault="008B1F1D" w:rsidP="008B1F1D">
            <w:pPr>
              <w:jc w:val="right"/>
              <w:rPr>
                <w:rFonts w:eastAsia="Times New Roman"/>
              </w:rPr>
            </w:pPr>
            <w:r w:rsidRPr="008B1F1D">
              <w:rPr>
                <w:rFonts w:eastAsia="Times New Roman"/>
              </w:rPr>
              <w:t>0; equilibrated</w:t>
            </w:r>
          </w:p>
        </w:tc>
        <w:tc>
          <w:tcPr>
            <w:tcW w:w="1079" w:type="dxa"/>
            <w:hideMark/>
          </w:tcPr>
          <w:p w14:paraId="364A7287" w14:textId="77777777" w:rsidR="008B1F1D" w:rsidRPr="008B1F1D" w:rsidRDefault="008B1F1D" w:rsidP="008B1F1D">
            <w:pPr>
              <w:rPr>
                <w:rFonts w:eastAsia="Times New Roman"/>
                <w:sz w:val="16"/>
                <w:szCs w:val="16"/>
              </w:rPr>
            </w:pPr>
            <w:r w:rsidRPr="008B1F1D">
              <w:rPr>
                <w:rFonts w:eastAsia="Times New Roman"/>
                <w:sz w:val="16"/>
                <w:szCs w:val="16"/>
              </w:rPr>
              <w:t xml:space="preserve">helix splits in two, changes its alignment, and pulls away from beta sheet; appears to be </w:t>
            </w:r>
            <w:r w:rsidRPr="008B1F1D">
              <w:rPr>
                <w:rFonts w:eastAsia="Times New Roman"/>
                <w:sz w:val="16"/>
                <w:szCs w:val="16"/>
              </w:rPr>
              <w:lastRenderedPageBreak/>
              <w:t>allosterically controlled</w:t>
            </w:r>
          </w:p>
        </w:tc>
        <w:tc>
          <w:tcPr>
            <w:tcW w:w="1159" w:type="dxa"/>
            <w:hideMark/>
          </w:tcPr>
          <w:p w14:paraId="611868ED" w14:textId="77777777" w:rsidR="008B1F1D" w:rsidRPr="008B1F1D" w:rsidRDefault="008B1F1D" w:rsidP="008B1F1D">
            <w:pPr>
              <w:rPr>
                <w:rFonts w:eastAsia="Times New Roman"/>
                <w:sz w:val="16"/>
                <w:szCs w:val="16"/>
              </w:rPr>
            </w:pPr>
            <w:r w:rsidRPr="008B1F1D">
              <w:rPr>
                <w:rFonts w:eastAsia="Times New Roman"/>
                <w:sz w:val="16"/>
                <w:szCs w:val="16"/>
              </w:rPr>
              <w:lastRenderedPageBreak/>
              <w:t>n/a</w:t>
            </w:r>
          </w:p>
        </w:tc>
        <w:tc>
          <w:tcPr>
            <w:tcW w:w="1333" w:type="dxa"/>
            <w:hideMark/>
          </w:tcPr>
          <w:p w14:paraId="007E3BAC" w14:textId="77777777" w:rsidR="008B1F1D" w:rsidRPr="008B1F1D" w:rsidRDefault="008B1F1D" w:rsidP="008B1F1D">
            <w:pPr>
              <w:rPr>
                <w:rFonts w:eastAsia="Times New Roman"/>
                <w:sz w:val="16"/>
                <w:szCs w:val="16"/>
              </w:rPr>
            </w:pPr>
            <w:r w:rsidRPr="008B1F1D">
              <w:rPr>
                <w:rFonts w:eastAsia="Times New Roman"/>
                <w:sz w:val="16"/>
                <w:szCs w:val="16"/>
              </w:rPr>
              <w:t>n/a</w:t>
            </w:r>
          </w:p>
        </w:tc>
        <w:tc>
          <w:tcPr>
            <w:tcW w:w="938" w:type="dxa"/>
            <w:hideMark/>
          </w:tcPr>
          <w:p w14:paraId="05C3D45C" w14:textId="77777777" w:rsidR="008B1F1D" w:rsidRPr="008B1F1D" w:rsidRDefault="008B1F1D" w:rsidP="008B1F1D">
            <w:pPr>
              <w:rPr>
                <w:rFonts w:eastAsia="Times New Roman"/>
                <w:sz w:val="16"/>
                <w:szCs w:val="16"/>
              </w:rPr>
            </w:pPr>
            <w:r w:rsidRPr="008B1F1D">
              <w:rPr>
                <w:rFonts w:eastAsia="Times New Roman"/>
                <w:sz w:val="16"/>
                <w:szCs w:val="16"/>
              </w:rPr>
              <w:t>n/a</w:t>
            </w:r>
          </w:p>
        </w:tc>
      </w:tr>
      <w:tr w:rsidR="008B1F1D" w:rsidRPr="008B1F1D" w14:paraId="4A3D7C4A" w14:textId="77777777" w:rsidTr="008B1F1D">
        <w:trPr>
          <w:trHeight w:val="315"/>
        </w:trPr>
        <w:tc>
          <w:tcPr>
            <w:tcW w:w="715" w:type="dxa"/>
            <w:vMerge w:val="restart"/>
            <w:hideMark/>
          </w:tcPr>
          <w:p w14:paraId="278A5F97" w14:textId="77777777" w:rsidR="008B1F1D" w:rsidRPr="008B1F1D" w:rsidRDefault="008B1F1D" w:rsidP="008B1F1D">
            <w:pPr>
              <w:rPr>
                <w:rFonts w:eastAsia="Times New Roman"/>
              </w:rPr>
            </w:pPr>
            <w:r w:rsidRPr="008B1F1D">
              <w:rPr>
                <w:rFonts w:eastAsia="Times New Roman"/>
              </w:rPr>
              <w:t>2fjy</w:t>
            </w:r>
          </w:p>
        </w:tc>
        <w:tc>
          <w:tcPr>
            <w:tcW w:w="720" w:type="dxa"/>
            <w:vMerge w:val="restart"/>
            <w:hideMark/>
          </w:tcPr>
          <w:p w14:paraId="0281DED4" w14:textId="77777777" w:rsidR="008B1F1D" w:rsidRPr="008B1F1D" w:rsidRDefault="008B1F1D" w:rsidP="008B1F1D">
            <w:pPr>
              <w:rPr>
                <w:rFonts w:eastAsia="Times New Roman"/>
              </w:rPr>
            </w:pPr>
            <w:r w:rsidRPr="008B1F1D">
              <w:rPr>
                <w:rFonts w:eastAsia="Times New Roman"/>
              </w:rPr>
              <w:t>2p70</w:t>
            </w:r>
          </w:p>
        </w:tc>
        <w:tc>
          <w:tcPr>
            <w:tcW w:w="990" w:type="dxa"/>
            <w:vMerge w:val="restart"/>
            <w:hideMark/>
          </w:tcPr>
          <w:p w14:paraId="4B4E1C9E" w14:textId="77777777" w:rsidR="008B1F1D" w:rsidRPr="008B1F1D" w:rsidRDefault="008B1F1D" w:rsidP="008B1F1D">
            <w:pPr>
              <w:rPr>
                <w:rFonts w:eastAsia="Times New Roman"/>
              </w:rPr>
            </w:pPr>
            <w:r w:rsidRPr="008B1F1D">
              <w:rPr>
                <w:rFonts w:eastAsia="Times New Roman"/>
              </w:rPr>
              <w:t>2xPRZ</w:t>
            </w:r>
          </w:p>
        </w:tc>
        <w:tc>
          <w:tcPr>
            <w:tcW w:w="810" w:type="dxa"/>
            <w:vMerge w:val="restart"/>
            <w:hideMark/>
          </w:tcPr>
          <w:p w14:paraId="0EACBCAF" w14:textId="77777777" w:rsidR="008B1F1D" w:rsidRPr="008B1F1D" w:rsidRDefault="008B1F1D" w:rsidP="008B1F1D">
            <w:pPr>
              <w:jc w:val="right"/>
              <w:rPr>
                <w:rFonts w:eastAsia="Times New Roman"/>
              </w:rPr>
            </w:pPr>
            <w:r w:rsidRPr="008B1F1D">
              <w:rPr>
                <w:rFonts w:eastAsia="Times New Roman"/>
              </w:rPr>
              <w:t>0.5606</w:t>
            </w:r>
          </w:p>
        </w:tc>
        <w:tc>
          <w:tcPr>
            <w:tcW w:w="720" w:type="dxa"/>
            <w:hideMark/>
          </w:tcPr>
          <w:p w14:paraId="13CF438B" w14:textId="77777777" w:rsidR="008B1F1D" w:rsidRPr="008B1F1D" w:rsidRDefault="008B1F1D" w:rsidP="008B1F1D">
            <w:pPr>
              <w:rPr>
                <w:rFonts w:eastAsia="Times New Roman"/>
              </w:rPr>
            </w:pPr>
            <w:r w:rsidRPr="008B1F1D">
              <w:rPr>
                <w:rFonts w:eastAsia="Times New Roman"/>
              </w:rPr>
              <w:t>amber03</w:t>
            </w:r>
          </w:p>
        </w:tc>
        <w:tc>
          <w:tcPr>
            <w:tcW w:w="886" w:type="dxa"/>
            <w:hideMark/>
          </w:tcPr>
          <w:p w14:paraId="115EE74B" w14:textId="77777777" w:rsidR="008B1F1D" w:rsidRPr="008B1F1D" w:rsidRDefault="008B1F1D" w:rsidP="008B1F1D">
            <w:pPr>
              <w:jc w:val="right"/>
              <w:rPr>
                <w:rFonts w:eastAsia="Times New Roman"/>
              </w:rPr>
            </w:pPr>
            <w:r w:rsidRPr="008B1F1D">
              <w:rPr>
                <w:rFonts w:eastAsia="Times New Roman"/>
              </w:rPr>
              <w:t>10</w:t>
            </w:r>
          </w:p>
        </w:tc>
        <w:tc>
          <w:tcPr>
            <w:tcW w:w="1079" w:type="dxa"/>
            <w:vMerge w:val="restart"/>
            <w:hideMark/>
          </w:tcPr>
          <w:p w14:paraId="00DBD9C7" w14:textId="77777777" w:rsidR="008B1F1D" w:rsidRPr="008B1F1D" w:rsidRDefault="008B1F1D" w:rsidP="008B1F1D">
            <w:pPr>
              <w:rPr>
                <w:rFonts w:eastAsia="Times New Roman"/>
                <w:sz w:val="16"/>
                <w:szCs w:val="16"/>
              </w:rPr>
            </w:pPr>
            <w:r w:rsidRPr="008B1F1D">
              <w:rPr>
                <w:rFonts w:eastAsia="Times New Roman"/>
                <w:sz w:val="16"/>
                <w:szCs w:val="16"/>
              </w:rPr>
              <w:t>helix pulls out of core of protein</w:t>
            </w:r>
          </w:p>
        </w:tc>
        <w:tc>
          <w:tcPr>
            <w:tcW w:w="1159" w:type="dxa"/>
            <w:hideMark/>
          </w:tcPr>
          <w:p w14:paraId="0D3E5D3F" w14:textId="77777777" w:rsidR="008B1F1D" w:rsidRPr="008B1F1D" w:rsidRDefault="008B1F1D" w:rsidP="008B1F1D">
            <w:pPr>
              <w:rPr>
                <w:rFonts w:eastAsia="Times New Roman"/>
                <w:sz w:val="16"/>
                <w:szCs w:val="16"/>
              </w:rPr>
            </w:pPr>
            <w:r w:rsidRPr="008B1F1D">
              <w:rPr>
                <w:rFonts w:eastAsia="Times New Roman"/>
                <w:sz w:val="16"/>
                <w:szCs w:val="16"/>
              </w:rPr>
              <w:t>a more superficial pocket opened off to one side of the experimental pocket</w:t>
            </w:r>
          </w:p>
        </w:tc>
        <w:tc>
          <w:tcPr>
            <w:tcW w:w="1333" w:type="dxa"/>
            <w:hideMark/>
          </w:tcPr>
          <w:p w14:paraId="2C8BE4F9" w14:textId="77777777" w:rsidR="008B1F1D" w:rsidRPr="008B1F1D" w:rsidRDefault="008B1F1D" w:rsidP="008B1F1D">
            <w:pPr>
              <w:rPr>
                <w:rFonts w:eastAsia="Times New Roman"/>
                <w:sz w:val="16"/>
                <w:szCs w:val="16"/>
              </w:rPr>
            </w:pPr>
            <w:r w:rsidRPr="008B1F1D">
              <w:rPr>
                <w:rFonts w:eastAsia="Times New Roman"/>
                <w:sz w:val="16"/>
                <w:szCs w:val="16"/>
              </w:rPr>
              <w:t>a pocket forms between the core helix and a flexible outer helix</w:t>
            </w:r>
          </w:p>
        </w:tc>
        <w:tc>
          <w:tcPr>
            <w:tcW w:w="938" w:type="dxa"/>
            <w:hideMark/>
          </w:tcPr>
          <w:p w14:paraId="0DDBF472" w14:textId="77777777" w:rsidR="008B1F1D" w:rsidRPr="008B1F1D" w:rsidRDefault="008B1F1D" w:rsidP="008B1F1D">
            <w:pPr>
              <w:rPr>
                <w:rFonts w:eastAsia="Times New Roman"/>
                <w:sz w:val="16"/>
                <w:szCs w:val="16"/>
              </w:rPr>
            </w:pPr>
            <w:r w:rsidRPr="008B1F1D">
              <w:rPr>
                <w:rFonts w:eastAsia="Times New Roman"/>
                <w:sz w:val="16"/>
                <w:szCs w:val="16"/>
              </w:rPr>
              <w:t>no</w:t>
            </w:r>
          </w:p>
        </w:tc>
      </w:tr>
      <w:tr w:rsidR="008B1F1D" w:rsidRPr="008B1F1D" w14:paraId="4A1F970A" w14:textId="77777777" w:rsidTr="008B1F1D">
        <w:trPr>
          <w:trHeight w:val="345"/>
        </w:trPr>
        <w:tc>
          <w:tcPr>
            <w:tcW w:w="715" w:type="dxa"/>
            <w:vMerge/>
            <w:hideMark/>
          </w:tcPr>
          <w:p w14:paraId="33D5EDED" w14:textId="77777777" w:rsidR="008B1F1D" w:rsidRPr="008B1F1D" w:rsidRDefault="008B1F1D" w:rsidP="008B1F1D">
            <w:pPr>
              <w:rPr>
                <w:rFonts w:eastAsia="Times New Roman"/>
              </w:rPr>
            </w:pPr>
          </w:p>
        </w:tc>
        <w:tc>
          <w:tcPr>
            <w:tcW w:w="720" w:type="dxa"/>
            <w:vMerge/>
            <w:hideMark/>
          </w:tcPr>
          <w:p w14:paraId="31156062" w14:textId="77777777" w:rsidR="008B1F1D" w:rsidRPr="008B1F1D" w:rsidRDefault="008B1F1D" w:rsidP="008B1F1D">
            <w:pPr>
              <w:rPr>
                <w:rFonts w:eastAsia="Times New Roman"/>
              </w:rPr>
            </w:pPr>
          </w:p>
        </w:tc>
        <w:tc>
          <w:tcPr>
            <w:tcW w:w="990" w:type="dxa"/>
            <w:vMerge/>
            <w:hideMark/>
          </w:tcPr>
          <w:p w14:paraId="1C1F6DCA" w14:textId="77777777" w:rsidR="008B1F1D" w:rsidRPr="008B1F1D" w:rsidRDefault="008B1F1D" w:rsidP="008B1F1D">
            <w:pPr>
              <w:rPr>
                <w:rFonts w:eastAsia="Times New Roman"/>
              </w:rPr>
            </w:pPr>
          </w:p>
        </w:tc>
        <w:tc>
          <w:tcPr>
            <w:tcW w:w="810" w:type="dxa"/>
            <w:vMerge/>
            <w:hideMark/>
          </w:tcPr>
          <w:p w14:paraId="7CC39E38" w14:textId="77777777" w:rsidR="008B1F1D" w:rsidRPr="008B1F1D" w:rsidRDefault="008B1F1D" w:rsidP="008B1F1D">
            <w:pPr>
              <w:rPr>
                <w:rFonts w:eastAsia="Times New Roman"/>
              </w:rPr>
            </w:pPr>
          </w:p>
        </w:tc>
        <w:tc>
          <w:tcPr>
            <w:tcW w:w="720" w:type="dxa"/>
            <w:hideMark/>
          </w:tcPr>
          <w:p w14:paraId="7799C140" w14:textId="77777777" w:rsidR="008B1F1D" w:rsidRPr="008B1F1D" w:rsidRDefault="008B1F1D" w:rsidP="008B1F1D">
            <w:pPr>
              <w:rPr>
                <w:rFonts w:eastAsia="Times New Roman"/>
              </w:rPr>
            </w:pPr>
            <w:r w:rsidRPr="008B1F1D">
              <w:rPr>
                <w:rFonts w:eastAsia="Times New Roman"/>
              </w:rPr>
              <w:t>charmm36m</w:t>
            </w:r>
          </w:p>
        </w:tc>
        <w:tc>
          <w:tcPr>
            <w:tcW w:w="886" w:type="dxa"/>
            <w:hideMark/>
          </w:tcPr>
          <w:p w14:paraId="6097BEA4" w14:textId="77777777" w:rsidR="008B1F1D" w:rsidRPr="008B1F1D" w:rsidRDefault="008B1F1D" w:rsidP="008B1F1D">
            <w:pPr>
              <w:jc w:val="right"/>
              <w:rPr>
                <w:rFonts w:eastAsia="Times New Roman"/>
              </w:rPr>
            </w:pPr>
            <w:r w:rsidRPr="008B1F1D">
              <w:rPr>
                <w:rFonts w:eastAsia="Times New Roman"/>
              </w:rPr>
              <w:t>5</w:t>
            </w:r>
          </w:p>
        </w:tc>
        <w:tc>
          <w:tcPr>
            <w:tcW w:w="1079" w:type="dxa"/>
            <w:vMerge/>
            <w:hideMark/>
          </w:tcPr>
          <w:p w14:paraId="3879864D" w14:textId="77777777" w:rsidR="008B1F1D" w:rsidRPr="008B1F1D" w:rsidRDefault="008B1F1D" w:rsidP="008B1F1D">
            <w:pPr>
              <w:rPr>
                <w:rFonts w:eastAsia="Times New Roman"/>
                <w:sz w:val="16"/>
                <w:szCs w:val="16"/>
              </w:rPr>
            </w:pPr>
          </w:p>
        </w:tc>
        <w:tc>
          <w:tcPr>
            <w:tcW w:w="1159" w:type="dxa"/>
            <w:hideMark/>
          </w:tcPr>
          <w:p w14:paraId="292200F4" w14:textId="77777777" w:rsidR="008B1F1D" w:rsidRPr="008B1F1D" w:rsidRDefault="008B1F1D" w:rsidP="008B1F1D">
            <w:pPr>
              <w:rPr>
                <w:rFonts w:eastAsia="Times New Roman"/>
                <w:sz w:val="16"/>
                <w:szCs w:val="16"/>
              </w:rPr>
            </w:pPr>
            <w:r w:rsidRPr="008B1F1D">
              <w:rPr>
                <w:rFonts w:eastAsia="Times New Roman"/>
                <w:sz w:val="16"/>
                <w:szCs w:val="16"/>
              </w:rPr>
              <w:t>a pocket opened off to one side of the experimental pocket close to the experimental location</w:t>
            </w:r>
          </w:p>
        </w:tc>
        <w:tc>
          <w:tcPr>
            <w:tcW w:w="1333" w:type="dxa"/>
            <w:hideMark/>
          </w:tcPr>
          <w:p w14:paraId="188B6756" w14:textId="77777777" w:rsidR="008B1F1D" w:rsidRPr="008B1F1D" w:rsidRDefault="008B1F1D" w:rsidP="008B1F1D">
            <w:pPr>
              <w:rPr>
                <w:rFonts w:eastAsia="Times New Roman"/>
                <w:sz w:val="16"/>
                <w:szCs w:val="16"/>
              </w:rPr>
            </w:pPr>
            <w:r w:rsidRPr="008B1F1D">
              <w:rPr>
                <w:rFonts w:eastAsia="Times New Roman"/>
                <w:sz w:val="16"/>
                <w:szCs w:val="16"/>
              </w:rPr>
              <w:t>a pocket forms between the core helix and the other large helices as the core helix moves towards the flexible helix</w:t>
            </w:r>
          </w:p>
        </w:tc>
        <w:tc>
          <w:tcPr>
            <w:tcW w:w="938" w:type="dxa"/>
            <w:hideMark/>
          </w:tcPr>
          <w:p w14:paraId="370807CA" w14:textId="77777777" w:rsidR="008B1F1D" w:rsidRPr="008B1F1D" w:rsidRDefault="008B1F1D" w:rsidP="008B1F1D">
            <w:pPr>
              <w:rPr>
                <w:rFonts w:eastAsia="Times New Roman"/>
                <w:sz w:val="16"/>
                <w:szCs w:val="16"/>
              </w:rPr>
            </w:pPr>
            <w:r w:rsidRPr="008B1F1D">
              <w:rPr>
                <w:rFonts w:eastAsia="Times New Roman"/>
                <w:sz w:val="16"/>
                <w:szCs w:val="16"/>
              </w:rPr>
              <w:t>central helix unwinds about halfway in state 000136, other ss changes not observed (although one involves terminal residues missing from the apo structure)</w:t>
            </w:r>
          </w:p>
        </w:tc>
      </w:tr>
      <w:tr w:rsidR="008B1F1D" w:rsidRPr="008B1F1D" w14:paraId="6B0F794F" w14:textId="77777777" w:rsidTr="008B1F1D">
        <w:trPr>
          <w:trHeight w:val="315"/>
        </w:trPr>
        <w:tc>
          <w:tcPr>
            <w:tcW w:w="715" w:type="dxa"/>
            <w:hideMark/>
          </w:tcPr>
          <w:p w14:paraId="7F820C10" w14:textId="77777777" w:rsidR="008B1F1D" w:rsidRPr="008B1F1D" w:rsidRDefault="008B1F1D" w:rsidP="008B1F1D">
            <w:pPr>
              <w:rPr>
                <w:rFonts w:eastAsia="Times New Roman"/>
              </w:rPr>
            </w:pPr>
            <w:r w:rsidRPr="008B1F1D">
              <w:rPr>
                <w:rFonts w:eastAsia="Times New Roman"/>
              </w:rPr>
              <w:t>3p53</w:t>
            </w:r>
          </w:p>
        </w:tc>
        <w:tc>
          <w:tcPr>
            <w:tcW w:w="720" w:type="dxa"/>
            <w:hideMark/>
          </w:tcPr>
          <w:p w14:paraId="3B15D19A" w14:textId="77777777" w:rsidR="008B1F1D" w:rsidRPr="008B1F1D" w:rsidRDefault="008B1F1D" w:rsidP="008B1F1D">
            <w:pPr>
              <w:rPr>
                <w:rFonts w:eastAsia="Times New Roman"/>
              </w:rPr>
            </w:pPr>
            <w:r w:rsidRPr="008B1F1D">
              <w:rPr>
                <w:rFonts w:eastAsia="Times New Roman"/>
              </w:rPr>
              <w:t>6i11</w:t>
            </w:r>
          </w:p>
        </w:tc>
        <w:tc>
          <w:tcPr>
            <w:tcW w:w="990" w:type="dxa"/>
            <w:hideMark/>
          </w:tcPr>
          <w:p w14:paraId="4F16CA4D" w14:textId="77777777" w:rsidR="008B1F1D" w:rsidRPr="008B1F1D" w:rsidRDefault="008B1F1D" w:rsidP="008B1F1D">
            <w:pPr>
              <w:rPr>
                <w:rFonts w:eastAsia="Times New Roman"/>
              </w:rPr>
            </w:pPr>
            <w:r w:rsidRPr="008B1F1D">
              <w:rPr>
                <w:rFonts w:eastAsia="Times New Roman"/>
              </w:rPr>
              <w:t>H0H*</w:t>
            </w:r>
          </w:p>
        </w:tc>
        <w:tc>
          <w:tcPr>
            <w:tcW w:w="810" w:type="dxa"/>
            <w:hideMark/>
          </w:tcPr>
          <w:p w14:paraId="385BBF25" w14:textId="77777777" w:rsidR="008B1F1D" w:rsidRPr="008B1F1D" w:rsidRDefault="008B1F1D" w:rsidP="008B1F1D">
            <w:pPr>
              <w:jc w:val="right"/>
              <w:rPr>
                <w:rFonts w:eastAsia="Times New Roman"/>
              </w:rPr>
            </w:pPr>
            <w:r w:rsidRPr="008B1F1D">
              <w:rPr>
                <w:rFonts w:eastAsia="Times New Roman"/>
              </w:rPr>
              <w:t>0.3979</w:t>
            </w:r>
          </w:p>
        </w:tc>
        <w:tc>
          <w:tcPr>
            <w:tcW w:w="720" w:type="dxa"/>
            <w:hideMark/>
          </w:tcPr>
          <w:p w14:paraId="32C0B9BF" w14:textId="77777777" w:rsidR="008B1F1D" w:rsidRPr="008B1F1D" w:rsidRDefault="008B1F1D" w:rsidP="008B1F1D">
            <w:pPr>
              <w:rPr>
                <w:rFonts w:eastAsia="Times New Roman"/>
              </w:rPr>
            </w:pPr>
            <w:r w:rsidRPr="008B1F1D">
              <w:rPr>
                <w:rFonts w:eastAsia="Times New Roman"/>
              </w:rPr>
              <w:t>amber03</w:t>
            </w:r>
          </w:p>
        </w:tc>
        <w:tc>
          <w:tcPr>
            <w:tcW w:w="886" w:type="dxa"/>
            <w:hideMark/>
          </w:tcPr>
          <w:p w14:paraId="26A29CEB" w14:textId="77777777" w:rsidR="008B1F1D" w:rsidRPr="008B1F1D" w:rsidRDefault="008B1F1D" w:rsidP="008B1F1D">
            <w:pPr>
              <w:jc w:val="right"/>
              <w:rPr>
                <w:rFonts w:eastAsia="Times New Roman"/>
              </w:rPr>
            </w:pPr>
            <w:r w:rsidRPr="008B1F1D">
              <w:rPr>
                <w:rFonts w:eastAsia="Times New Roman"/>
              </w:rPr>
              <w:t>5</w:t>
            </w:r>
          </w:p>
        </w:tc>
        <w:tc>
          <w:tcPr>
            <w:tcW w:w="1079" w:type="dxa"/>
            <w:hideMark/>
          </w:tcPr>
          <w:p w14:paraId="476AB69E" w14:textId="77777777" w:rsidR="008B1F1D" w:rsidRPr="008B1F1D" w:rsidRDefault="008B1F1D" w:rsidP="008B1F1D">
            <w:pPr>
              <w:rPr>
                <w:rFonts w:eastAsia="Times New Roman"/>
                <w:sz w:val="16"/>
                <w:szCs w:val="16"/>
              </w:rPr>
            </w:pPr>
            <w:r w:rsidRPr="008B1F1D">
              <w:rPr>
                <w:rFonts w:eastAsia="Times New Roman"/>
                <w:sz w:val="16"/>
                <w:szCs w:val="16"/>
              </w:rPr>
              <w:t>opening between two domains without significant secondary structure change (one loop hairpin forms half a turn of a helix but it's unclear from the crystal structures if that's essential)</w:t>
            </w:r>
          </w:p>
        </w:tc>
        <w:tc>
          <w:tcPr>
            <w:tcW w:w="1159" w:type="dxa"/>
            <w:hideMark/>
          </w:tcPr>
          <w:p w14:paraId="63EC9DAB" w14:textId="77777777" w:rsidR="008B1F1D" w:rsidRPr="008B1F1D" w:rsidRDefault="008B1F1D" w:rsidP="008B1F1D">
            <w:pPr>
              <w:rPr>
                <w:rFonts w:eastAsia="Times New Roman"/>
                <w:sz w:val="16"/>
                <w:szCs w:val="16"/>
              </w:rPr>
            </w:pPr>
            <w:r w:rsidRPr="008B1F1D">
              <w:rPr>
                <w:rFonts w:eastAsia="Times New Roman"/>
                <w:sz w:val="16"/>
                <w:szCs w:val="16"/>
              </w:rPr>
              <w:t>did not open, one loop adopted a holo-like conformation without any domain separation</w:t>
            </w:r>
          </w:p>
        </w:tc>
        <w:tc>
          <w:tcPr>
            <w:tcW w:w="1333" w:type="dxa"/>
            <w:hideMark/>
          </w:tcPr>
          <w:p w14:paraId="076993E6" w14:textId="77777777" w:rsidR="008B1F1D" w:rsidRPr="008B1F1D" w:rsidRDefault="008B1F1D" w:rsidP="008B1F1D">
            <w:pPr>
              <w:rPr>
                <w:rFonts w:eastAsia="Times New Roman"/>
                <w:sz w:val="16"/>
                <w:szCs w:val="16"/>
              </w:rPr>
            </w:pPr>
          </w:p>
        </w:tc>
        <w:tc>
          <w:tcPr>
            <w:tcW w:w="938" w:type="dxa"/>
            <w:hideMark/>
          </w:tcPr>
          <w:p w14:paraId="785B8BCF" w14:textId="77777777" w:rsidR="008B1F1D" w:rsidRPr="008B1F1D" w:rsidRDefault="008B1F1D" w:rsidP="008B1F1D">
            <w:pPr>
              <w:rPr>
                <w:rFonts w:eastAsia="Times New Roman"/>
                <w:sz w:val="16"/>
                <w:szCs w:val="16"/>
              </w:rPr>
            </w:pPr>
            <w:r w:rsidRPr="008B1F1D">
              <w:rPr>
                <w:rFonts w:eastAsia="Times New Roman"/>
                <w:sz w:val="16"/>
                <w:szCs w:val="16"/>
              </w:rPr>
              <w:t>no</w:t>
            </w:r>
          </w:p>
        </w:tc>
      </w:tr>
      <w:tr w:rsidR="008B1F1D" w:rsidRPr="008B1F1D" w14:paraId="4A21B7A7" w14:textId="77777777" w:rsidTr="008B1F1D">
        <w:trPr>
          <w:trHeight w:val="315"/>
        </w:trPr>
        <w:tc>
          <w:tcPr>
            <w:tcW w:w="715" w:type="dxa"/>
            <w:vMerge w:val="restart"/>
            <w:hideMark/>
          </w:tcPr>
          <w:p w14:paraId="4BADC84E" w14:textId="77777777" w:rsidR="008B1F1D" w:rsidRPr="008B1F1D" w:rsidRDefault="008B1F1D" w:rsidP="008B1F1D">
            <w:pPr>
              <w:rPr>
                <w:rFonts w:eastAsia="Times New Roman"/>
              </w:rPr>
            </w:pPr>
            <w:r w:rsidRPr="008B1F1D">
              <w:rPr>
                <w:rFonts w:eastAsia="Times New Roman"/>
              </w:rPr>
              <w:t>1y1a</w:t>
            </w:r>
          </w:p>
        </w:tc>
        <w:tc>
          <w:tcPr>
            <w:tcW w:w="720" w:type="dxa"/>
            <w:vMerge w:val="restart"/>
            <w:hideMark/>
          </w:tcPr>
          <w:p w14:paraId="64EA34DF" w14:textId="77777777" w:rsidR="008B1F1D" w:rsidRPr="008B1F1D" w:rsidRDefault="008B1F1D" w:rsidP="008B1F1D">
            <w:pPr>
              <w:rPr>
                <w:rFonts w:eastAsia="Times New Roman"/>
              </w:rPr>
            </w:pPr>
            <w:r w:rsidRPr="008B1F1D">
              <w:rPr>
                <w:rFonts w:eastAsia="Times New Roman"/>
              </w:rPr>
              <w:t>1y1a</w:t>
            </w:r>
          </w:p>
        </w:tc>
        <w:tc>
          <w:tcPr>
            <w:tcW w:w="990" w:type="dxa"/>
            <w:vMerge w:val="restart"/>
            <w:hideMark/>
          </w:tcPr>
          <w:p w14:paraId="07FB355E" w14:textId="77777777" w:rsidR="008B1F1D" w:rsidRPr="008B1F1D" w:rsidRDefault="008B1F1D" w:rsidP="008B1F1D">
            <w:pPr>
              <w:rPr>
                <w:rFonts w:eastAsia="Times New Roman"/>
              </w:rPr>
            </w:pPr>
            <w:r w:rsidRPr="008B1F1D">
              <w:rPr>
                <w:rFonts w:eastAsia="Times New Roman"/>
              </w:rPr>
              <w:t>GSH</w:t>
            </w:r>
          </w:p>
        </w:tc>
        <w:tc>
          <w:tcPr>
            <w:tcW w:w="810" w:type="dxa"/>
            <w:vMerge w:val="restart"/>
            <w:hideMark/>
          </w:tcPr>
          <w:p w14:paraId="4B3B0F45" w14:textId="77777777" w:rsidR="008B1F1D" w:rsidRPr="008B1F1D" w:rsidRDefault="008B1F1D" w:rsidP="008B1F1D">
            <w:pPr>
              <w:jc w:val="right"/>
              <w:rPr>
                <w:rFonts w:eastAsia="Times New Roman"/>
              </w:rPr>
            </w:pPr>
            <w:r w:rsidRPr="008B1F1D">
              <w:rPr>
                <w:rFonts w:eastAsia="Times New Roman"/>
              </w:rPr>
              <w:t>0.2661</w:t>
            </w:r>
          </w:p>
        </w:tc>
        <w:tc>
          <w:tcPr>
            <w:tcW w:w="720" w:type="dxa"/>
            <w:hideMark/>
          </w:tcPr>
          <w:p w14:paraId="33C5A5C8" w14:textId="77777777" w:rsidR="008B1F1D" w:rsidRPr="008B1F1D" w:rsidRDefault="008B1F1D" w:rsidP="008B1F1D">
            <w:pPr>
              <w:rPr>
                <w:rFonts w:eastAsia="Times New Roman"/>
              </w:rPr>
            </w:pPr>
            <w:r w:rsidRPr="008B1F1D">
              <w:rPr>
                <w:rFonts w:eastAsia="Times New Roman"/>
              </w:rPr>
              <w:t>amber03</w:t>
            </w:r>
          </w:p>
        </w:tc>
        <w:tc>
          <w:tcPr>
            <w:tcW w:w="886" w:type="dxa"/>
            <w:hideMark/>
          </w:tcPr>
          <w:p w14:paraId="4075A9B8" w14:textId="77777777" w:rsidR="008B1F1D" w:rsidRPr="008B1F1D" w:rsidRDefault="008B1F1D" w:rsidP="008B1F1D">
            <w:pPr>
              <w:jc w:val="right"/>
              <w:rPr>
                <w:rFonts w:eastAsia="Times New Roman"/>
              </w:rPr>
            </w:pPr>
            <w:r w:rsidRPr="008B1F1D">
              <w:rPr>
                <w:rFonts w:eastAsia="Times New Roman"/>
              </w:rPr>
              <w:t>5</w:t>
            </w:r>
          </w:p>
        </w:tc>
        <w:tc>
          <w:tcPr>
            <w:tcW w:w="1079" w:type="dxa"/>
            <w:vMerge w:val="restart"/>
            <w:hideMark/>
          </w:tcPr>
          <w:p w14:paraId="7CFCDD4B" w14:textId="77777777" w:rsidR="008B1F1D" w:rsidRPr="008B1F1D" w:rsidRDefault="008B1F1D" w:rsidP="008B1F1D">
            <w:pPr>
              <w:rPr>
                <w:rFonts w:eastAsia="Times New Roman"/>
                <w:sz w:val="16"/>
                <w:szCs w:val="16"/>
              </w:rPr>
            </w:pPr>
            <w:r w:rsidRPr="008B1F1D">
              <w:rPr>
                <w:rFonts w:eastAsia="Times New Roman"/>
                <w:sz w:val="16"/>
                <w:szCs w:val="16"/>
              </w:rPr>
              <w:t>secondary structure change (helix-&gt;loop) combined with the outward motion of that loop</w:t>
            </w:r>
          </w:p>
        </w:tc>
        <w:tc>
          <w:tcPr>
            <w:tcW w:w="1159" w:type="dxa"/>
            <w:hideMark/>
          </w:tcPr>
          <w:p w14:paraId="0BC28434" w14:textId="77777777" w:rsidR="008B1F1D" w:rsidRPr="008B1F1D" w:rsidRDefault="008B1F1D" w:rsidP="008B1F1D">
            <w:pPr>
              <w:rPr>
                <w:rFonts w:eastAsia="Times New Roman"/>
                <w:sz w:val="16"/>
                <w:szCs w:val="16"/>
              </w:rPr>
            </w:pPr>
            <w:r w:rsidRPr="008B1F1D">
              <w:rPr>
                <w:rFonts w:eastAsia="Times New Roman"/>
                <w:sz w:val="16"/>
                <w:szCs w:val="16"/>
              </w:rPr>
              <w:t>did not open, the two domains are connected by a flexible loop and moved a lot relative to one another</w:t>
            </w:r>
          </w:p>
        </w:tc>
        <w:tc>
          <w:tcPr>
            <w:tcW w:w="1333" w:type="dxa"/>
            <w:hideMark/>
          </w:tcPr>
          <w:p w14:paraId="40567F67" w14:textId="77777777" w:rsidR="008B1F1D" w:rsidRPr="008B1F1D" w:rsidRDefault="008B1F1D" w:rsidP="008B1F1D">
            <w:pPr>
              <w:rPr>
                <w:rFonts w:eastAsia="Times New Roman"/>
                <w:sz w:val="16"/>
                <w:szCs w:val="16"/>
              </w:rPr>
            </w:pPr>
            <w:r w:rsidRPr="008B1F1D">
              <w:rPr>
                <w:rFonts w:eastAsia="Times New Roman"/>
                <w:sz w:val="16"/>
                <w:szCs w:val="16"/>
              </w:rPr>
              <w:t>very large pockets form between the domains</w:t>
            </w:r>
          </w:p>
        </w:tc>
        <w:tc>
          <w:tcPr>
            <w:tcW w:w="938" w:type="dxa"/>
            <w:hideMark/>
          </w:tcPr>
          <w:p w14:paraId="51627B51" w14:textId="77777777" w:rsidR="008B1F1D" w:rsidRPr="008B1F1D" w:rsidRDefault="008B1F1D" w:rsidP="008B1F1D">
            <w:pPr>
              <w:rPr>
                <w:rFonts w:eastAsia="Times New Roman"/>
                <w:sz w:val="16"/>
                <w:szCs w:val="16"/>
              </w:rPr>
            </w:pPr>
            <w:r w:rsidRPr="008B1F1D">
              <w:rPr>
                <w:rFonts w:eastAsia="Times New Roman"/>
                <w:sz w:val="16"/>
                <w:szCs w:val="16"/>
              </w:rPr>
              <w:t>no</w:t>
            </w:r>
          </w:p>
        </w:tc>
      </w:tr>
      <w:tr w:rsidR="008B1F1D" w:rsidRPr="008B1F1D" w14:paraId="1E33CD68" w14:textId="77777777" w:rsidTr="008B1F1D">
        <w:trPr>
          <w:trHeight w:val="315"/>
        </w:trPr>
        <w:tc>
          <w:tcPr>
            <w:tcW w:w="715" w:type="dxa"/>
            <w:vMerge/>
            <w:hideMark/>
          </w:tcPr>
          <w:p w14:paraId="0A8F6AB9" w14:textId="77777777" w:rsidR="008B1F1D" w:rsidRPr="008B1F1D" w:rsidRDefault="008B1F1D" w:rsidP="008B1F1D">
            <w:pPr>
              <w:rPr>
                <w:rFonts w:eastAsia="Times New Roman"/>
              </w:rPr>
            </w:pPr>
          </w:p>
        </w:tc>
        <w:tc>
          <w:tcPr>
            <w:tcW w:w="720" w:type="dxa"/>
            <w:vMerge/>
            <w:hideMark/>
          </w:tcPr>
          <w:p w14:paraId="3AFDE1A5" w14:textId="77777777" w:rsidR="008B1F1D" w:rsidRPr="008B1F1D" w:rsidRDefault="008B1F1D" w:rsidP="008B1F1D">
            <w:pPr>
              <w:rPr>
                <w:rFonts w:eastAsia="Times New Roman"/>
              </w:rPr>
            </w:pPr>
          </w:p>
        </w:tc>
        <w:tc>
          <w:tcPr>
            <w:tcW w:w="990" w:type="dxa"/>
            <w:vMerge/>
            <w:hideMark/>
          </w:tcPr>
          <w:p w14:paraId="38C657C0" w14:textId="77777777" w:rsidR="008B1F1D" w:rsidRPr="008B1F1D" w:rsidRDefault="008B1F1D" w:rsidP="008B1F1D">
            <w:pPr>
              <w:rPr>
                <w:rFonts w:eastAsia="Times New Roman"/>
              </w:rPr>
            </w:pPr>
          </w:p>
        </w:tc>
        <w:tc>
          <w:tcPr>
            <w:tcW w:w="810" w:type="dxa"/>
            <w:vMerge/>
            <w:hideMark/>
          </w:tcPr>
          <w:p w14:paraId="2C212E4D" w14:textId="77777777" w:rsidR="008B1F1D" w:rsidRPr="008B1F1D" w:rsidRDefault="008B1F1D" w:rsidP="008B1F1D">
            <w:pPr>
              <w:rPr>
                <w:rFonts w:eastAsia="Times New Roman"/>
              </w:rPr>
            </w:pPr>
          </w:p>
        </w:tc>
        <w:tc>
          <w:tcPr>
            <w:tcW w:w="720" w:type="dxa"/>
            <w:hideMark/>
          </w:tcPr>
          <w:p w14:paraId="0FFA19BD" w14:textId="77777777" w:rsidR="008B1F1D" w:rsidRPr="008B1F1D" w:rsidRDefault="008B1F1D" w:rsidP="008B1F1D">
            <w:pPr>
              <w:rPr>
                <w:rFonts w:eastAsia="Times New Roman"/>
              </w:rPr>
            </w:pPr>
            <w:r w:rsidRPr="008B1F1D">
              <w:rPr>
                <w:rFonts w:eastAsia="Times New Roman"/>
              </w:rPr>
              <w:t>charmm36m</w:t>
            </w:r>
          </w:p>
        </w:tc>
        <w:tc>
          <w:tcPr>
            <w:tcW w:w="886" w:type="dxa"/>
            <w:hideMark/>
          </w:tcPr>
          <w:p w14:paraId="08BA325E" w14:textId="77777777" w:rsidR="008B1F1D" w:rsidRPr="008B1F1D" w:rsidRDefault="008B1F1D" w:rsidP="008B1F1D">
            <w:pPr>
              <w:jc w:val="right"/>
              <w:rPr>
                <w:rFonts w:eastAsia="Times New Roman"/>
              </w:rPr>
            </w:pPr>
            <w:r w:rsidRPr="008B1F1D">
              <w:rPr>
                <w:rFonts w:eastAsia="Times New Roman"/>
              </w:rPr>
              <w:t>5</w:t>
            </w:r>
          </w:p>
        </w:tc>
        <w:tc>
          <w:tcPr>
            <w:tcW w:w="1079" w:type="dxa"/>
            <w:vMerge/>
            <w:hideMark/>
          </w:tcPr>
          <w:p w14:paraId="6A2AF74B" w14:textId="77777777" w:rsidR="008B1F1D" w:rsidRPr="008B1F1D" w:rsidRDefault="008B1F1D" w:rsidP="008B1F1D">
            <w:pPr>
              <w:rPr>
                <w:rFonts w:eastAsia="Times New Roman"/>
                <w:sz w:val="16"/>
                <w:szCs w:val="16"/>
              </w:rPr>
            </w:pPr>
          </w:p>
        </w:tc>
        <w:tc>
          <w:tcPr>
            <w:tcW w:w="1159" w:type="dxa"/>
            <w:hideMark/>
          </w:tcPr>
          <w:p w14:paraId="0D5DEC77" w14:textId="77777777" w:rsidR="008B1F1D" w:rsidRPr="008B1F1D" w:rsidRDefault="008B1F1D" w:rsidP="008B1F1D">
            <w:pPr>
              <w:rPr>
                <w:rFonts w:eastAsia="Times New Roman"/>
                <w:sz w:val="16"/>
                <w:szCs w:val="16"/>
              </w:rPr>
            </w:pPr>
            <w:r w:rsidRPr="008B1F1D">
              <w:rPr>
                <w:rFonts w:eastAsia="Times New Roman"/>
                <w:sz w:val="16"/>
                <w:szCs w:val="16"/>
              </w:rPr>
              <w:t>did not open, the two domains are connected by a flexible loop and moved a lot relative to one another</w:t>
            </w:r>
          </w:p>
        </w:tc>
        <w:tc>
          <w:tcPr>
            <w:tcW w:w="1333" w:type="dxa"/>
            <w:hideMark/>
          </w:tcPr>
          <w:p w14:paraId="67453A24" w14:textId="77777777" w:rsidR="008B1F1D" w:rsidRPr="008B1F1D" w:rsidRDefault="008B1F1D" w:rsidP="008B1F1D">
            <w:pPr>
              <w:rPr>
                <w:rFonts w:eastAsia="Times New Roman"/>
                <w:sz w:val="16"/>
                <w:szCs w:val="16"/>
              </w:rPr>
            </w:pPr>
            <w:r w:rsidRPr="008B1F1D">
              <w:rPr>
                <w:rFonts w:eastAsia="Times New Roman"/>
                <w:sz w:val="16"/>
                <w:szCs w:val="16"/>
              </w:rPr>
              <w:t>very large pockets form between the domains</w:t>
            </w:r>
          </w:p>
        </w:tc>
        <w:tc>
          <w:tcPr>
            <w:tcW w:w="938" w:type="dxa"/>
            <w:hideMark/>
          </w:tcPr>
          <w:p w14:paraId="65D457A9" w14:textId="77777777" w:rsidR="008B1F1D" w:rsidRPr="008B1F1D" w:rsidRDefault="008B1F1D" w:rsidP="008B1F1D">
            <w:pPr>
              <w:rPr>
                <w:rFonts w:eastAsia="Times New Roman"/>
                <w:sz w:val="16"/>
                <w:szCs w:val="16"/>
              </w:rPr>
            </w:pPr>
            <w:r w:rsidRPr="008B1F1D">
              <w:rPr>
                <w:rFonts w:eastAsia="Times New Roman"/>
                <w:sz w:val="16"/>
                <w:szCs w:val="16"/>
              </w:rPr>
              <w:t>no</w:t>
            </w:r>
          </w:p>
        </w:tc>
      </w:tr>
      <w:tr w:rsidR="008B1F1D" w:rsidRPr="008B1F1D" w14:paraId="21BFA311" w14:textId="77777777" w:rsidTr="008B1F1D">
        <w:trPr>
          <w:trHeight w:val="315"/>
        </w:trPr>
        <w:tc>
          <w:tcPr>
            <w:tcW w:w="715" w:type="dxa"/>
            <w:vMerge w:val="restart"/>
            <w:hideMark/>
          </w:tcPr>
          <w:p w14:paraId="445BCE8C" w14:textId="77777777" w:rsidR="008B1F1D" w:rsidRPr="008B1F1D" w:rsidRDefault="008B1F1D" w:rsidP="008B1F1D">
            <w:pPr>
              <w:rPr>
                <w:rFonts w:eastAsia="Times New Roman"/>
              </w:rPr>
            </w:pPr>
            <w:r w:rsidRPr="008B1F1D">
              <w:rPr>
                <w:rFonts w:eastAsia="Times New Roman"/>
              </w:rPr>
              <w:t>2w9t</w:t>
            </w:r>
          </w:p>
        </w:tc>
        <w:tc>
          <w:tcPr>
            <w:tcW w:w="720" w:type="dxa"/>
            <w:vMerge w:val="restart"/>
            <w:hideMark/>
          </w:tcPr>
          <w:p w14:paraId="110F9A71" w14:textId="77777777" w:rsidR="008B1F1D" w:rsidRPr="008B1F1D" w:rsidRDefault="008B1F1D" w:rsidP="008B1F1D">
            <w:pPr>
              <w:rPr>
                <w:rFonts w:eastAsia="Times New Roman"/>
              </w:rPr>
            </w:pPr>
            <w:r w:rsidRPr="008B1F1D">
              <w:rPr>
                <w:rFonts w:eastAsia="Times New Roman"/>
              </w:rPr>
              <w:t>2w9s</w:t>
            </w:r>
          </w:p>
        </w:tc>
        <w:tc>
          <w:tcPr>
            <w:tcW w:w="990" w:type="dxa"/>
            <w:vMerge w:val="restart"/>
            <w:hideMark/>
          </w:tcPr>
          <w:p w14:paraId="1EA4A2C4" w14:textId="77777777" w:rsidR="008B1F1D" w:rsidRPr="008B1F1D" w:rsidRDefault="008B1F1D" w:rsidP="008B1F1D">
            <w:pPr>
              <w:rPr>
                <w:rFonts w:eastAsia="Times New Roman"/>
              </w:rPr>
            </w:pPr>
            <w:proofErr w:type="gramStart"/>
            <w:r w:rsidRPr="008B1F1D">
              <w:rPr>
                <w:rFonts w:eastAsia="Times New Roman"/>
              </w:rPr>
              <w:t>NDP:TOP</w:t>
            </w:r>
            <w:proofErr w:type="gramEnd"/>
          </w:p>
        </w:tc>
        <w:tc>
          <w:tcPr>
            <w:tcW w:w="810" w:type="dxa"/>
            <w:vMerge w:val="restart"/>
            <w:hideMark/>
          </w:tcPr>
          <w:p w14:paraId="2D04F825" w14:textId="77777777" w:rsidR="008B1F1D" w:rsidRPr="008B1F1D" w:rsidRDefault="008B1F1D" w:rsidP="008B1F1D">
            <w:pPr>
              <w:jc w:val="right"/>
              <w:rPr>
                <w:rFonts w:eastAsia="Times New Roman"/>
              </w:rPr>
            </w:pPr>
            <w:r w:rsidRPr="008B1F1D">
              <w:rPr>
                <w:rFonts w:eastAsia="Times New Roman"/>
              </w:rPr>
              <w:t>0.1626</w:t>
            </w:r>
          </w:p>
        </w:tc>
        <w:tc>
          <w:tcPr>
            <w:tcW w:w="720" w:type="dxa"/>
            <w:hideMark/>
          </w:tcPr>
          <w:p w14:paraId="32B06D19" w14:textId="77777777" w:rsidR="008B1F1D" w:rsidRPr="008B1F1D" w:rsidRDefault="008B1F1D" w:rsidP="008B1F1D">
            <w:pPr>
              <w:rPr>
                <w:rFonts w:eastAsia="Times New Roman"/>
              </w:rPr>
            </w:pPr>
            <w:r w:rsidRPr="008B1F1D">
              <w:rPr>
                <w:rFonts w:eastAsia="Times New Roman"/>
              </w:rPr>
              <w:t>amber03</w:t>
            </w:r>
          </w:p>
        </w:tc>
        <w:tc>
          <w:tcPr>
            <w:tcW w:w="886" w:type="dxa"/>
            <w:hideMark/>
          </w:tcPr>
          <w:p w14:paraId="355620C3" w14:textId="77777777" w:rsidR="008B1F1D" w:rsidRPr="008B1F1D" w:rsidRDefault="008B1F1D" w:rsidP="008B1F1D">
            <w:pPr>
              <w:jc w:val="right"/>
              <w:rPr>
                <w:rFonts w:eastAsia="Times New Roman"/>
              </w:rPr>
            </w:pPr>
            <w:r w:rsidRPr="008B1F1D">
              <w:rPr>
                <w:rFonts w:eastAsia="Times New Roman"/>
              </w:rPr>
              <w:t>5</w:t>
            </w:r>
          </w:p>
        </w:tc>
        <w:tc>
          <w:tcPr>
            <w:tcW w:w="1079" w:type="dxa"/>
            <w:vMerge w:val="restart"/>
            <w:hideMark/>
          </w:tcPr>
          <w:p w14:paraId="4433BA06" w14:textId="77777777" w:rsidR="008B1F1D" w:rsidRPr="008B1F1D" w:rsidRDefault="008B1F1D" w:rsidP="008B1F1D">
            <w:pPr>
              <w:rPr>
                <w:rFonts w:eastAsia="Times New Roman"/>
                <w:sz w:val="16"/>
                <w:szCs w:val="16"/>
              </w:rPr>
            </w:pPr>
            <w:r w:rsidRPr="008B1F1D">
              <w:rPr>
                <w:rFonts w:eastAsia="Times New Roman"/>
                <w:sz w:val="16"/>
                <w:szCs w:val="16"/>
              </w:rPr>
              <w:t xml:space="preserve">large loop movement; </w:t>
            </w:r>
            <w:r w:rsidRPr="008B1F1D">
              <w:rPr>
                <w:rFonts w:eastAsia="Times New Roman"/>
                <w:sz w:val="16"/>
                <w:szCs w:val="16"/>
              </w:rPr>
              <w:lastRenderedPageBreak/>
              <w:t>no secondary structure change</w:t>
            </w:r>
          </w:p>
        </w:tc>
        <w:tc>
          <w:tcPr>
            <w:tcW w:w="1159" w:type="dxa"/>
            <w:hideMark/>
          </w:tcPr>
          <w:p w14:paraId="0F744236" w14:textId="77777777" w:rsidR="008B1F1D" w:rsidRPr="008B1F1D" w:rsidRDefault="008B1F1D" w:rsidP="008B1F1D">
            <w:pPr>
              <w:rPr>
                <w:rFonts w:eastAsia="Times New Roman"/>
                <w:sz w:val="16"/>
                <w:szCs w:val="16"/>
              </w:rPr>
            </w:pPr>
            <w:r w:rsidRPr="008B1F1D">
              <w:rPr>
                <w:rFonts w:eastAsia="Times New Roman"/>
                <w:sz w:val="16"/>
                <w:szCs w:val="16"/>
              </w:rPr>
              <w:lastRenderedPageBreak/>
              <w:t xml:space="preserve">opened, although loop </w:t>
            </w:r>
            <w:r w:rsidRPr="008B1F1D">
              <w:rPr>
                <w:rFonts w:eastAsia="Times New Roman"/>
                <w:sz w:val="16"/>
                <w:szCs w:val="16"/>
              </w:rPr>
              <w:lastRenderedPageBreak/>
              <w:t xml:space="preserve">shape matches neither apo nor </w:t>
            </w:r>
            <w:proofErr w:type="spellStart"/>
            <w:r w:rsidRPr="008B1F1D">
              <w:rPr>
                <w:rFonts w:eastAsia="Times New Roman"/>
                <w:sz w:val="16"/>
                <w:szCs w:val="16"/>
              </w:rPr>
              <w:t>holo</w:t>
            </w:r>
            <w:proofErr w:type="spellEnd"/>
          </w:p>
        </w:tc>
        <w:tc>
          <w:tcPr>
            <w:tcW w:w="1333" w:type="dxa"/>
            <w:hideMark/>
          </w:tcPr>
          <w:p w14:paraId="7A1CD6C6" w14:textId="77777777" w:rsidR="008B1F1D" w:rsidRPr="008B1F1D" w:rsidRDefault="008B1F1D" w:rsidP="008B1F1D">
            <w:pPr>
              <w:rPr>
                <w:rFonts w:eastAsia="Times New Roman"/>
                <w:sz w:val="16"/>
                <w:szCs w:val="16"/>
              </w:rPr>
            </w:pPr>
            <w:r w:rsidRPr="008B1F1D">
              <w:rPr>
                <w:rFonts w:eastAsia="Times New Roman"/>
                <w:sz w:val="16"/>
                <w:szCs w:val="16"/>
              </w:rPr>
              <w:lastRenderedPageBreak/>
              <w:t>none observed</w:t>
            </w:r>
          </w:p>
        </w:tc>
        <w:tc>
          <w:tcPr>
            <w:tcW w:w="938" w:type="dxa"/>
            <w:hideMark/>
          </w:tcPr>
          <w:p w14:paraId="3F685CDF" w14:textId="77777777" w:rsidR="008B1F1D" w:rsidRPr="008B1F1D" w:rsidRDefault="008B1F1D" w:rsidP="008B1F1D">
            <w:pPr>
              <w:rPr>
                <w:rFonts w:eastAsia="Times New Roman"/>
                <w:sz w:val="16"/>
                <w:szCs w:val="16"/>
              </w:rPr>
            </w:pPr>
            <w:r w:rsidRPr="008B1F1D">
              <w:rPr>
                <w:rFonts w:eastAsia="Times New Roman"/>
                <w:sz w:val="16"/>
                <w:szCs w:val="16"/>
              </w:rPr>
              <w:t>n/a</w:t>
            </w:r>
          </w:p>
        </w:tc>
      </w:tr>
      <w:tr w:rsidR="008B1F1D" w:rsidRPr="008B1F1D" w14:paraId="2677C4C4" w14:textId="77777777" w:rsidTr="008B1F1D">
        <w:trPr>
          <w:trHeight w:val="315"/>
        </w:trPr>
        <w:tc>
          <w:tcPr>
            <w:tcW w:w="715" w:type="dxa"/>
            <w:vMerge/>
            <w:hideMark/>
          </w:tcPr>
          <w:p w14:paraId="4FDF84AA" w14:textId="77777777" w:rsidR="008B1F1D" w:rsidRPr="008B1F1D" w:rsidRDefault="008B1F1D" w:rsidP="008B1F1D">
            <w:pPr>
              <w:rPr>
                <w:rFonts w:eastAsia="Times New Roman"/>
              </w:rPr>
            </w:pPr>
          </w:p>
        </w:tc>
        <w:tc>
          <w:tcPr>
            <w:tcW w:w="720" w:type="dxa"/>
            <w:vMerge/>
            <w:hideMark/>
          </w:tcPr>
          <w:p w14:paraId="4CF13E28" w14:textId="77777777" w:rsidR="008B1F1D" w:rsidRPr="008B1F1D" w:rsidRDefault="008B1F1D" w:rsidP="008B1F1D">
            <w:pPr>
              <w:rPr>
                <w:rFonts w:eastAsia="Times New Roman"/>
              </w:rPr>
            </w:pPr>
          </w:p>
        </w:tc>
        <w:tc>
          <w:tcPr>
            <w:tcW w:w="990" w:type="dxa"/>
            <w:vMerge/>
            <w:hideMark/>
          </w:tcPr>
          <w:p w14:paraId="5DEA5A8C" w14:textId="77777777" w:rsidR="008B1F1D" w:rsidRPr="008B1F1D" w:rsidRDefault="008B1F1D" w:rsidP="008B1F1D">
            <w:pPr>
              <w:rPr>
                <w:rFonts w:eastAsia="Times New Roman"/>
              </w:rPr>
            </w:pPr>
          </w:p>
        </w:tc>
        <w:tc>
          <w:tcPr>
            <w:tcW w:w="810" w:type="dxa"/>
            <w:vMerge/>
            <w:hideMark/>
          </w:tcPr>
          <w:p w14:paraId="02A09AC9" w14:textId="77777777" w:rsidR="008B1F1D" w:rsidRPr="008B1F1D" w:rsidRDefault="008B1F1D" w:rsidP="008B1F1D">
            <w:pPr>
              <w:rPr>
                <w:rFonts w:eastAsia="Times New Roman"/>
              </w:rPr>
            </w:pPr>
          </w:p>
        </w:tc>
        <w:tc>
          <w:tcPr>
            <w:tcW w:w="720" w:type="dxa"/>
            <w:hideMark/>
          </w:tcPr>
          <w:p w14:paraId="665EB00A" w14:textId="77777777" w:rsidR="008B1F1D" w:rsidRPr="008B1F1D" w:rsidRDefault="008B1F1D" w:rsidP="008B1F1D">
            <w:pPr>
              <w:rPr>
                <w:rFonts w:eastAsia="Times New Roman"/>
              </w:rPr>
            </w:pPr>
            <w:r w:rsidRPr="008B1F1D">
              <w:rPr>
                <w:rFonts w:eastAsia="Times New Roman"/>
              </w:rPr>
              <w:t>charmm36m</w:t>
            </w:r>
          </w:p>
        </w:tc>
        <w:tc>
          <w:tcPr>
            <w:tcW w:w="886" w:type="dxa"/>
            <w:hideMark/>
          </w:tcPr>
          <w:p w14:paraId="5994511E" w14:textId="77777777" w:rsidR="008B1F1D" w:rsidRPr="008B1F1D" w:rsidRDefault="008B1F1D" w:rsidP="008B1F1D">
            <w:pPr>
              <w:jc w:val="right"/>
              <w:rPr>
                <w:rFonts w:eastAsia="Times New Roman"/>
              </w:rPr>
            </w:pPr>
            <w:r w:rsidRPr="008B1F1D">
              <w:rPr>
                <w:rFonts w:eastAsia="Times New Roman"/>
              </w:rPr>
              <w:t>5</w:t>
            </w:r>
          </w:p>
        </w:tc>
        <w:tc>
          <w:tcPr>
            <w:tcW w:w="1079" w:type="dxa"/>
            <w:vMerge/>
            <w:hideMark/>
          </w:tcPr>
          <w:p w14:paraId="29F8C271" w14:textId="77777777" w:rsidR="008B1F1D" w:rsidRPr="008B1F1D" w:rsidRDefault="008B1F1D" w:rsidP="008B1F1D">
            <w:pPr>
              <w:rPr>
                <w:rFonts w:eastAsia="Times New Roman"/>
                <w:sz w:val="16"/>
                <w:szCs w:val="16"/>
              </w:rPr>
            </w:pPr>
          </w:p>
        </w:tc>
        <w:tc>
          <w:tcPr>
            <w:tcW w:w="1159" w:type="dxa"/>
            <w:hideMark/>
          </w:tcPr>
          <w:p w14:paraId="47483B06" w14:textId="77777777" w:rsidR="008B1F1D" w:rsidRPr="008B1F1D" w:rsidRDefault="008B1F1D" w:rsidP="008B1F1D">
            <w:pPr>
              <w:rPr>
                <w:rFonts w:eastAsia="Times New Roman"/>
                <w:sz w:val="16"/>
                <w:szCs w:val="16"/>
              </w:rPr>
            </w:pPr>
            <w:r w:rsidRPr="008B1F1D">
              <w:rPr>
                <w:rFonts w:eastAsia="Times New Roman"/>
                <w:sz w:val="16"/>
                <w:szCs w:val="16"/>
              </w:rPr>
              <w:t>did not open; adjacent loop moved instead</w:t>
            </w:r>
          </w:p>
        </w:tc>
        <w:tc>
          <w:tcPr>
            <w:tcW w:w="1333" w:type="dxa"/>
            <w:hideMark/>
          </w:tcPr>
          <w:p w14:paraId="390D2414" w14:textId="77777777" w:rsidR="008B1F1D" w:rsidRPr="008B1F1D" w:rsidRDefault="008B1F1D" w:rsidP="008B1F1D">
            <w:pPr>
              <w:rPr>
                <w:rFonts w:eastAsia="Times New Roman"/>
                <w:sz w:val="16"/>
                <w:szCs w:val="16"/>
              </w:rPr>
            </w:pPr>
            <w:r w:rsidRPr="008B1F1D">
              <w:rPr>
                <w:rFonts w:eastAsia="Times New Roman"/>
                <w:sz w:val="16"/>
                <w:szCs w:val="16"/>
              </w:rPr>
              <w:t>yes; semi-overlapping</w:t>
            </w:r>
          </w:p>
        </w:tc>
        <w:tc>
          <w:tcPr>
            <w:tcW w:w="938" w:type="dxa"/>
            <w:hideMark/>
          </w:tcPr>
          <w:p w14:paraId="482DF75F" w14:textId="77777777" w:rsidR="008B1F1D" w:rsidRPr="008B1F1D" w:rsidRDefault="008B1F1D" w:rsidP="008B1F1D">
            <w:pPr>
              <w:rPr>
                <w:rFonts w:eastAsia="Times New Roman"/>
                <w:sz w:val="16"/>
                <w:szCs w:val="16"/>
              </w:rPr>
            </w:pPr>
            <w:r w:rsidRPr="008B1F1D">
              <w:rPr>
                <w:rFonts w:eastAsia="Times New Roman"/>
                <w:sz w:val="16"/>
                <w:szCs w:val="16"/>
              </w:rPr>
              <w:t>n/a</w:t>
            </w:r>
          </w:p>
        </w:tc>
      </w:tr>
      <w:tr w:rsidR="008B1F1D" w:rsidRPr="008B1F1D" w14:paraId="716CC60E" w14:textId="77777777" w:rsidTr="008B1F1D">
        <w:trPr>
          <w:trHeight w:val="315"/>
        </w:trPr>
        <w:tc>
          <w:tcPr>
            <w:tcW w:w="715" w:type="dxa"/>
            <w:hideMark/>
          </w:tcPr>
          <w:p w14:paraId="5BC45118" w14:textId="77777777" w:rsidR="008B1F1D" w:rsidRPr="008B1F1D" w:rsidRDefault="008B1F1D" w:rsidP="008B1F1D">
            <w:pPr>
              <w:rPr>
                <w:rFonts w:eastAsia="Times New Roman"/>
              </w:rPr>
            </w:pPr>
            <w:r w:rsidRPr="008B1F1D">
              <w:rPr>
                <w:rFonts w:eastAsia="Times New Roman"/>
              </w:rPr>
              <w:t>3fvj</w:t>
            </w:r>
          </w:p>
        </w:tc>
        <w:tc>
          <w:tcPr>
            <w:tcW w:w="720" w:type="dxa"/>
            <w:hideMark/>
          </w:tcPr>
          <w:p w14:paraId="1567E0E9" w14:textId="77777777" w:rsidR="008B1F1D" w:rsidRPr="008B1F1D" w:rsidRDefault="008B1F1D" w:rsidP="008B1F1D">
            <w:pPr>
              <w:rPr>
                <w:rFonts w:eastAsia="Times New Roman"/>
              </w:rPr>
            </w:pPr>
            <w:r w:rsidRPr="008B1F1D">
              <w:rPr>
                <w:rFonts w:eastAsia="Times New Roman"/>
              </w:rPr>
              <w:t>2b03</w:t>
            </w:r>
          </w:p>
        </w:tc>
        <w:tc>
          <w:tcPr>
            <w:tcW w:w="990" w:type="dxa"/>
            <w:hideMark/>
          </w:tcPr>
          <w:p w14:paraId="4D2C004B" w14:textId="77777777" w:rsidR="008B1F1D" w:rsidRPr="008B1F1D" w:rsidRDefault="008B1F1D" w:rsidP="008B1F1D">
            <w:pPr>
              <w:rPr>
                <w:rFonts w:eastAsia="Times New Roman"/>
              </w:rPr>
            </w:pPr>
            <w:r w:rsidRPr="008B1F1D">
              <w:rPr>
                <w:rFonts w:eastAsia="Times New Roman"/>
              </w:rPr>
              <w:t>TUD</w:t>
            </w:r>
          </w:p>
        </w:tc>
        <w:tc>
          <w:tcPr>
            <w:tcW w:w="810" w:type="dxa"/>
            <w:hideMark/>
          </w:tcPr>
          <w:p w14:paraId="2C14192F" w14:textId="77777777" w:rsidR="008B1F1D" w:rsidRPr="008B1F1D" w:rsidRDefault="008B1F1D" w:rsidP="008B1F1D">
            <w:pPr>
              <w:jc w:val="right"/>
              <w:rPr>
                <w:rFonts w:eastAsia="Times New Roman"/>
              </w:rPr>
            </w:pPr>
            <w:r w:rsidRPr="008B1F1D">
              <w:rPr>
                <w:rFonts w:eastAsia="Times New Roman"/>
              </w:rPr>
              <w:t>0.1470</w:t>
            </w:r>
          </w:p>
        </w:tc>
        <w:tc>
          <w:tcPr>
            <w:tcW w:w="720" w:type="dxa"/>
            <w:hideMark/>
          </w:tcPr>
          <w:p w14:paraId="1A16F50C" w14:textId="77777777" w:rsidR="008B1F1D" w:rsidRPr="008B1F1D" w:rsidRDefault="008B1F1D" w:rsidP="008B1F1D">
            <w:pPr>
              <w:rPr>
                <w:rFonts w:eastAsia="Times New Roman"/>
              </w:rPr>
            </w:pPr>
            <w:r w:rsidRPr="008B1F1D">
              <w:rPr>
                <w:rFonts w:eastAsia="Times New Roman"/>
              </w:rPr>
              <w:t>amber03</w:t>
            </w:r>
          </w:p>
        </w:tc>
        <w:tc>
          <w:tcPr>
            <w:tcW w:w="886" w:type="dxa"/>
            <w:hideMark/>
          </w:tcPr>
          <w:p w14:paraId="7DC38015" w14:textId="77777777" w:rsidR="008B1F1D" w:rsidRPr="008B1F1D" w:rsidRDefault="008B1F1D" w:rsidP="008B1F1D">
            <w:pPr>
              <w:jc w:val="right"/>
              <w:rPr>
                <w:rFonts w:eastAsia="Times New Roman"/>
              </w:rPr>
            </w:pPr>
            <w:r w:rsidRPr="008B1F1D">
              <w:rPr>
                <w:rFonts w:eastAsia="Times New Roman"/>
              </w:rPr>
              <w:t>5</w:t>
            </w:r>
          </w:p>
        </w:tc>
        <w:tc>
          <w:tcPr>
            <w:tcW w:w="1079" w:type="dxa"/>
            <w:hideMark/>
          </w:tcPr>
          <w:p w14:paraId="5015A4B5" w14:textId="77777777" w:rsidR="008B1F1D" w:rsidRPr="008B1F1D" w:rsidRDefault="008B1F1D" w:rsidP="008B1F1D">
            <w:pPr>
              <w:rPr>
                <w:rFonts w:eastAsia="Times New Roman"/>
                <w:sz w:val="16"/>
                <w:szCs w:val="16"/>
              </w:rPr>
            </w:pPr>
            <w:r w:rsidRPr="008B1F1D">
              <w:rPr>
                <w:rFonts w:eastAsia="Times New Roman"/>
                <w:sz w:val="16"/>
                <w:szCs w:val="16"/>
              </w:rPr>
              <w:t>loop-helix-loop movement, set of residues comprising the helix on the loop-helix-loop that moves to open the pocket shifts, there are a pair of apo-</w:t>
            </w:r>
            <w:proofErr w:type="spellStart"/>
            <w:r w:rsidRPr="008B1F1D">
              <w:rPr>
                <w:rFonts w:eastAsia="Times New Roman"/>
                <w:sz w:val="16"/>
                <w:szCs w:val="16"/>
              </w:rPr>
              <w:t>holo</w:t>
            </w:r>
            <w:proofErr w:type="spellEnd"/>
            <w:r w:rsidRPr="008B1F1D">
              <w:rPr>
                <w:rFonts w:eastAsia="Times New Roman"/>
                <w:sz w:val="16"/>
                <w:szCs w:val="16"/>
              </w:rPr>
              <w:t xml:space="preserve"> backbone dihedral rotations of 90-180 degrees which appear to be important</w:t>
            </w:r>
          </w:p>
        </w:tc>
        <w:tc>
          <w:tcPr>
            <w:tcW w:w="1159" w:type="dxa"/>
            <w:hideMark/>
          </w:tcPr>
          <w:p w14:paraId="695C8FFD" w14:textId="77777777" w:rsidR="008B1F1D" w:rsidRPr="008B1F1D" w:rsidRDefault="008B1F1D" w:rsidP="008B1F1D">
            <w:pPr>
              <w:rPr>
                <w:rFonts w:eastAsia="Times New Roman"/>
                <w:sz w:val="16"/>
                <w:szCs w:val="16"/>
              </w:rPr>
            </w:pPr>
            <w:r w:rsidRPr="008B1F1D">
              <w:rPr>
                <w:rFonts w:eastAsia="Times New Roman"/>
                <w:sz w:val="16"/>
                <w:szCs w:val="16"/>
              </w:rPr>
              <w:t>opened partially in restart 000613</w:t>
            </w:r>
          </w:p>
        </w:tc>
        <w:tc>
          <w:tcPr>
            <w:tcW w:w="1333" w:type="dxa"/>
            <w:hideMark/>
          </w:tcPr>
          <w:p w14:paraId="1F0CCDC1" w14:textId="77777777" w:rsidR="008B1F1D" w:rsidRPr="008B1F1D" w:rsidRDefault="008B1F1D" w:rsidP="008B1F1D">
            <w:pPr>
              <w:rPr>
                <w:rFonts w:eastAsia="Times New Roman"/>
                <w:sz w:val="16"/>
                <w:szCs w:val="16"/>
              </w:rPr>
            </w:pPr>
            <w:r w:rsidRPr="008B1F1D">
              <w:rPr>
                <w:rFonts w:eastAsia="Times New Roman"/>
                <w:sz w:val="16"/>
                <w:szCs w:val="16"/>
              </w:rPr>
              <w:t>shallow cavity on face of protein around one end of pocket</w:t>
            </w:r>
          </w:p>
        </w:tc>
        <w:tc>
          <w:tcPr>
            <w:tcW w:w="938" w:type="dxa"/>
            <w:hideMark/>
          </w:tcPr>
          <w:p w14:paraId="493E2DB8" w14:textId="77777777" w:rsidR="008B1F1D" w:rsidRPr="008B1F1D" w:rsidRDefault="008B1F1D" w:rsidP="008B1F1D">
            <w:pPr>
              <w:rPr>
                <w:rFonts w:eastAsia="Times New Roman"/>
                <w:sz w:val="16"/>
                <w:szCs w:val="16"/>
              </w:rPr>
            </w:pPr>
            <w:r w:rsidRPr="008B1F1D">
              <w:rPr>
                <w:rFonts w:eastAsia="Times New Roman"/>
                <w:sz w:val="16"/>
                <w:szCs w:val="16"/>
              </w:rPr>
              <w:t>no</w:t>
            </w:r>
          </w:p>
        </w:tc>
      </w:tr>
    </w:tbl>
    <w:p w14:paraId="07214DBF" w14:textId="055452BD" w:rsidR="00CC7F3A" w:rsidRDefault="00CC7F3A" w:rsidP="008B1F1D">
      <w:pPr>
        <w:rPr>
          <w:bCs/>
        </w:rPr>
      </w:pPr>
    </w:p>
    <w:p w14:paraId="298EBCDB" w14:textId="77777777" w:rsidR="00A3729E" w:rsidRDefault="00A3729E">
      <w:pPr>
        <w:rPr>
          <w:bCs/>
        </w:rPr>
      </w:pPr>
    </w:p>
    <w:p w14:paraId="4D16AA45" w14:textId="77777777" w:rsidR="00A3729E" w:rsidRDefault="00A3729E" w:rsidP="00A3729E">
      <w:pPr>
        <w:ind w:firstLine="360"/>
      </w:pPr>
      <w:r>
        <w:t>We did not capture cryptic pocket openings that required substantial secondary structure rearrangements.</w:t>
      </w:r>
    </w:p>
    <w:p w14:paraId="798EF12E" w14:textId="77777777" w:rsidR="00A3729E" w:rsidRDefault="00A3729E" w:rsidP="00A3729E">
      <w:pPr>
        <w:pStyle w:val="ListParagraph"/>
        <w:numPr>
          <w:ilvl w:val="0"/>
          <w:numId w:val="11"/>
        </w:numPr>
      </w:pPr>
      <w:r>
        <w:t>MD simulations using Amber03 and Charmm36m molecular dynamics force fields rarely reproduce secondary structure changes involved in pocket openings, limiting their ability to detect cryptic pocket openings involving such changes.</w:t>
      </w:r>
    </w:p>
    <w:p w14:paraId="7BC762ED" w14:textId="77777777" w:rsidR="00A3729E" w:rsidRDefault="00A3729E" w:rsidP="00A3729E">
      <w:pPr>
        <w:pStyle w:val="ListParagraph"/>
        <w:numPr>
          <w:ilvl w:val="0"/>
          <w:numId w:val="11"/>
        </w:numPr>
      </w:pPr>
      <w:r>
        <w:t xml:space="preserve">As most of the pockets in </w:t>
      </w:r>
      <w:proofErr w:type="spellStart"/>
      <w:r>
        <w:t>CryptoSite</w:t>
      </w:r>
      <w:proofErr w:type="spellEnd"/>
      <w:r>
        <w:t xml:space="preserve"> involve relatively small conformational changes &lt;RMSD histogram in SI or citation of </w:t>
      </w:r>
      <w:proofErr w:type="spellStart"/>
      <w:r>
        <w:t>cryptosite</w:t>
      </w:r>
      <w:proofErr w:type="spellEnd"/>
      <w:r>
        <w:t xml:space="preserve"> figure if necessary&gt; and the PDB has roughly doubled in size since the compilation of the </w:t>
      </w:r>
      <w:proofErr w:type="spellStart"/>
      <w:r>
        <w:t>CryptoSite</w:t>
      </w:r>
      <w:proofErr w:type="spellEnd"/>
      <w:r>
        <w:t xml:space="preserve"> protein set &lt;cite PDB inventory page&gt;, we prepared a second set of apo-</w:t>
      </w:r>
      <w:proofErr w:type="spellStart"/>
      <w:r>
        <w:t>holo</w:t>
      </w:r>
      <w:proofErr w:type="spellEnd"/>
      <w:r>
        <w:t xml:space="preserve"> protein structure pairs using a similar method to identify additional cryptic pockets (see methods). </w:t>
      </w:r>
    </w:p>
    <w:p w14:paraId="2B2B099F" w14:textId="77777777" w:rsidR="00A3729E" w:rsidRDefault="00A3729E" w:rsidP="00A3729E">
      <w:pPr>
        <w:pStyle w:val="ListParagraph"/>
        <w:numPr>
          <w:ilvl w:val="0"/>
          <w:numId w:val="11"/>
        </w:numPr>
      </w:pPr>
      <w:r>
        <w:t>We ran FAST simulations of five of these structures with the largest-RMSD pocket opening motions, four of which involve significant secondary structural changes.</w:t>
      </w:r>
    </w:p>
    <w:p w14:paraId="2D1CE56A" w14:textId="77777777" w:rsidR="00A3729E" w:rsidRDefault="00A3729E" w:rsidP="00A3729E">
      <w:pPr>
        <w:pStyle w:val="ListParagraph"/>
        <w:numPr>
          <w:ilvl w:val="0"/>
          <w:numId w:val="11"/>
        </w:numPr>
      </w:pPr>
      <w:r>
        <w:t>Only the cryptic pocket which opens via a loop motion opened in simulation.</w:t>
      </w:r>
    </w:p>
    <w:p w14:paraId="4899E661" w14:textId="77777777" w:rsidR="00A3729E" w:rsidRDefault="00A3729E" w:rsidP="00A3729E">
      <w:pPr>
        <w:pStyle w:val="ListParagraph"/>
        <w:numPr>
          <w:ilvl w:val="0"/>
          <w:numId w:val="11"/>
        </w:numPr>
      </w:pPr>
      <w:r>
        <w:t>The other four pockets did not open and the necessary secondary structural changes did not occur for all but a few residues &lt;cite table S# of these results in the SI&gt;.</w:t>
      </w:r>
    </w:p>
    <w:p w14:paraId="07185F8F" w14:textId="77777777" w:rsidR="00A3729E" w:rsidRDefault="00A3729E">
      <w:pPr>
        <w:rPr>
          <w:bCs/>
        </w:rPr>
      </w:pPr>
    </w:p>
    <w:p w14:paraId="263CCB69" w14:textId="5D6C6272" w:rsidR="008B1F1D" w:rsidRPr="008B1F1D" w:rsidRDefault="008B1F1D" w:rsidP="008B1F1D">
      <w:pPr>
        <w:rPr>
          <w:bCs/>
        </w:rPr>
      </w:pPr>
    </w:p>
    <w:sectPr w:rsidR="008B1F1D" w:rsidRPr="008B1F1D">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orowsky, Jonathan" w:date="2022-01-02T13:44:00Z" w:initials="BJ">
    <w:p w14:paraId="1FBF9D8C" w14:textId="77777777" w:rsidR="002A6905" w:rsidRDefault="002A6905">
      <w:pPr>
        <w:pStyle w:val="CommentText"/>
      </w:pPr>
      <w:r>
        <w:rPr>
          <w:rStyle w:val="CommentReference"/>
        </w:rPr>
        <w:annotationRef/>
      </w:r>
      <w:r>
        <w:t>Is Amber03 still considered a modern force field?</w:t>
      </w:r>
    </w:p>
    <w:p w14:paraId="172D81E3" w14:textId="54D82B07" w:rsidR="00AD20D4" w:rsidRDefault="00AD20D4">
      <w:pPr>
        <w:pStyle w:val="CommentText"/>
      </w:pPr>
      <w:proofErr w:type="gramStart"/>
      <w:r>
        <w:t>Also</w:t>
      </w:r>
      <w:proofErr w:type="gramEnd"/>
      <w:r>
        <w:t xml:space="preserve"> what systematic studies have there been that you know of?</w:t>
      </w:r>
    </w:p>
  </w:comment>
  <w:comment w:id="1" w:author="Borowsky, Jonathan" w:date="2022-01-09T15:48:00Z" w:initials="BJ">
    <w:p w14:paraId="4852A8B3" w14:textId="3476AE5C" w:rsidR="00DF024A" w:rsidRDefault="00DF024A">
      <w:pPr>
        <w:pStyle w:val="CommentText"/>
      </w:pPr>
      <w:r>
        <w:rPr>
          <w:rStyle w:val="CommentReference"/>
        </w:rPr>
        <w:annotationRef/>
      </w:r>
      <w:r>
        <w:t xml:space="preserve">This reads to me like it frames generating training data as an afterthought even though if I understand correctly it was one of our main goals. </w:t>
      </w:r>
    </w:p>
  </w:comment>
  <w:comment w:id="2" w:author="Borowsky, Jonathan" w:date="2022-01-09T15:55:00Z" w:initials="BJ">
    <w:p w14:paraId="6FE77628" w14:textId="7844EF91" w:rsidR="005321EE" w:rsidRDefault="005321EE">
      <w:pPr>
        <w:pStyle w:val="CommentText"/>
      </w:pPr>
      <w:r>
        <w:rPr>
          <w:rStyle w:val="CommentReference"/>
        </w:rPr>
        <w:annotationRef/>
      </w:r>
      <w:r>
        <w:t>We can move this to the SI/methods</w:t>
      </w:r>
    </w:p>
  </w:comment>
  <w:comment w:id="3" w:author="Meller, Artur" w:date="2022-01-14T11:52:00Z" w:initials="MA">
    <w:p w14:paraId="4E59EE98" w14:textId="7AA17388" w:rsidR="008A63B1" w:rsidRDefault="008A63B1">
      <w:pPr>
        <w:pStyle w:val="CommentText"/>
      </w:pPr>
      <w:r>
        <w:rPr>
          <w:rStyle w:val="CommentReference"/>
        </w:rPr>
        <w:annotationRef/>
      </w:r>
      <w:r>
        <w:t>Need to have paragraph breaks so this is not such a massive amount of text</w:t>
      </w:r>
    </w:p>
  </w:comment>
  <w:comment w:id="4" w:author="Meller, Artur" w:date="2022-01-14T12:07:00Z" w:initials="MA">
    <w:p w14:paraId="2CBCF209" w14:textId="0570B032" w:rsidR="00017A5A" w:rsidRDefault="00017A5A">
      <w:pPr>
        <w:pStyle w:val="CommentText"/>
      </w:pPr>
      <w:r>
        <w:rPr>
          <w:rStyle w:val="CommentReference"/>
        </w:rPr>
        <w:annotationRef/>
      </w:r>
      <w:proofErr w:type="gramStart"/>
      <w:r>
        <w:t>So</w:t>
      </w:r>
      <w:proofErr w:type="gramEnd"/>
      <w:r>
        <w:t xml:space="preserve"> we’re not really saying anything about our attempts to open ‘hard’ pockets anymore. I think this is fine but just flagging that. I think it probably doesn’t help our case too much.</w:t>
      </w:r>
    </w:p>
  </w:comment>
  <w:comment w:id="5" w:author="Meller, Artur" w:date="2022-01-03T22:54:00Z" w:initials="MA">
    <w:p w14:paraId="404757C8" w14:textId="4176DEB6" w:rsidR="00854DF3" w:rsidRDefault="00854DF3">
      <w:pPr>
        <w:pStyle w:val="CommentText"/>
      </w:pPr>
      <w:r>
        <w:rPr>
          <w:rStyle w:val="CommentReference"/>
        </w:rPr>
        <w:annotationRef/>
      </w:r>
      <w:r>
        <w:t>This has the making of an internal figure. External readers will not know what FAST rounds are</w:t>
      </w:r>
    </w:p>
  </w:comment>
  <w:comment w:id="6" w:author="Borowsky, Jonathan" w:date="2022-01-11T15:29:00Z" w:initials="BJ">
    <w:p w14:paraId="57EE4211" w14:textId="395E15B8" w:rsidR="00E022DB" w:rsidRDefault="00E022DB">
      <w:pPr>
        <w:pStyle w:val="CommentText"/>
      </w:pPr>
      <w:r>
        <w:rPr>
          <w:rStyle w:val="CommentReference"/>
        </w:rPr>
        <w:annotationRef/>
      </w:r>
      <w:r>
        <w:t>Is it still of only internal interest with the FAST round label changed to something like “400 ns aggregate simulation”? My thinking that it would be useful as an SI figure as an example of what we are doing even though it isn’t a comprehensive summary.</w:t>
      </w:r>
    </w:p>
  </w:comment>
  <w:comment w:id="7" w:author="Meller, Artur" w:date="2022-01-07T12:54:00Z" w:initials="MA">
    <w:p w14:paraId="2AAABB0C" w14:textId="64C27F6E" w:rsidR="00C90AD7" w:rsidRDefault="00C90AD7">
      <w:pPr>
        <w:pStyle w:val="CommentText"/>
      </w:pPr>
      <w:r>
        <w:rPr>
          <w:rStyle w:val="CommentReference"/>
        </w:rPr>
        <w:annotationRef/>
      </w:r>
      <w:r>
        <w:t xml:space="preserve">For this figure, I think we should summarize the results across the 16 proteins we studied. I’m imagining a table with four categories of cryptic pockets (like the one I described above) and </w:t>
      </w:r>
      <w:r w:rsidR="004C7B73">
        <w:t xml:space="preserve">the following columns: pockets opening in 400 ns of aggregate simulation, pockets opening in 2 microseconds of adaptive sampling (provide ratios for this like 2/3 if 2 out of 3 proteins opened), Average Minimum RMSD from </w:t>
      </w:r>
      <w:proofErr w:type="spellStart"/>
      <w:r w:rsidR="004C7B73">
        <w:t>holo</w:t>
      </w:r>
      <w:proofErr w:type="spellEnd"/>
      <w:r>
        <w:t xml:space="preserve">. The other option is to show violin plots for all 16 proteins for the first round and for the last. </w:t>
      </w:r>
      <w:r w:rsidR="004C7B73">
        <w:t xml:space="preserve">It will be important to have a panel showing protein overlays from each category I think, though in our case we probably want to show our lowest RMSD structure (or highest volume structure) also overlaid on </w:t>
      </w:r>
      <w:proofErr w:type="spellStart"/>
      <w:r w:rsidR="004C7B73">
        <w:t>holo</w:t>
      </w:r>
      <w:proofErr w:type="spellEnd"/>
      <w:r w:rsidR="004C7B73">
        <w:t xml:space="preserve">. Refer to fig 1 from </w:t>
      </w:r>
      <w:r w:rsidR="004C7B73" w:rsidRPr="004C7B73">
        <w:t>https://pubs.acs.org/doi/full/10.1021/acs.accounts.9b00613</w:t>
      </w:r>
      <w:r w:rsidR="004C7B73">
        <w:t>.</w:t>
      </w:r>
    </w:p>
  </w:comment>
  <w:comment w:id="8" w:author="Borowsky, Jonathan" w:date="2022-01-09T20:51:00Z" w:initials="BJ">
    <w:p w14:paraId="3512CBD0" w14:textId="2326C057" w:rsidR="00BE1042" w:rsidRDefault="00BE1042">
      <w:pPr>
        <w:pStyle w:val="CommentText"/>
      </w:pPr>
      <w:r>
        <w:rPr>
          <w:rStyle w:val="CommentReference"/>
        </w:rPr>
        <w:annotationRef/>
      </w:r>
      <w:r>
        <w:t>Why not show violin plots and overlaid structures for a subset of the proteins in the main text and put the rest in the SI.</w:t>
      </w:r>
    </w:p>
  </w:comment>
  <w:comment w:id="9" w:author="Borowsky, Jonathan" w:date="2022-01-11T15:33:00Z" w:initials="BJ">
    <w:p w14:paraId="7A95C0E8" w14:textId="39B48E73" w:rsidR="00E022DB" w:rsidRDefault="00E022DB">
      <w:pPr>
        <w:pStyle w:val="CommentText"/>
      </w:pPr>
      <w:r>
        <w:rPr>
          <w:rStyle w:val="CommentReference"/>
        </w:rPr>
        <w:annotationRef/>
      </w:r>
      <w:proofErr w:type="gramStart"/>
      <w:r>
        <w:t>Also</w:t>
      </w:r>
      <w:proofErr w:type="gramEnd"/>
      <w:r>
        <w:t xml:space="preserve"> we should be dealing with 12 </w:t>
      </w:r>
      <w:proofErr w:type="spellStart"/>
      <w:r>
        <w:t>cryptosite</w:t>
      </w:r>
      <w:proofErr w:type="spellEnd"/>
      <w:r>
        <w:t xml:space="preserve"> proteins here unless you think I should make violin plots of the ones from the new set that we simulated</w:t>
      </w:r>
      <w:r w:rsidR="006A1C5C">
        <w:t xml:space="preserve">. I think we should stick with the 12 proteins from </w:t>
      </w:r>
      <w:proofErr w:type="spellStart"/>
      <w:r w:rsidR="006A1C5C">
        <w:t>cryptosite</w:t>
      </w:r>
      <w:proofErr w:type="spellEnd"/>
      <w:r w:rsidR="006A1C5C">
        <w:t xml:space="preserve"> which we used to optimize featurization.</w:t>
      </w:r>
    </w:p>
  </w:comment>
  <w:comment w:id="10" w:author="Meller, Artur" w:date="2022-01-07T12:58:00Z" w:initials="MA">
    <w:p w14:paraId="2F5158DA" w14:textId="2DCC098C" w:rsidR="00C90AD7" w:rsidRDefault="00C90AD7">
      <w:pPr>
        <w:pStyle w:val="CommentText"/>
      </w:pPr>
      <w:r>
        <w:rPr>
          <w:rStyle w:val="CommentReference"/>
        </w:rPr>
        <w:annotationRef/>
      </w:r>
      <w:r>
        <w:t>I don’t actually think we derive much value from showing sim rounds 2-4 (also just calling it a round doesn’t say anything about the aggregate simulation time which I think is a more useful x axis)</w:t>
      </w:r>
    </w:p>
  </w:comment>
  <w:comment w:id="11" w:author="Borowsky, Jonathan" w:date="2022-01-12T09:07:00Z" w:initials="BJ">
    <w:p w14:paraId="48AE6496" w14:textId="7EDCA97B" w:rsidR="004B00AC" w:rsidRDefault="004B00AC">
      <w:pPr>
        <w:pStyle w:val="CommentText"/>
      </w:pPr>
      <w:r>
        <w:rPr>
          <w:rStyle w:val="CommentReference"/>
        </w:rPr>
        <w:annotationRef/>
      </w:r>
      <w:r w:rsidR="000B74A3">
        <w:t xml:space="preserve">I tried superimposing maximum-volume structures and in some </w:t>
      </w:r>
      <w:proofErr w:type="gramStart"/>
      <w:r w:rsidR="000B74A3">
        <w:t>cases</w:t>
      </w:r>
      <w:proofErr w:type="gramEnd"/>
      <w:r w:rsidR="000B74A3">
        <w:t xml:space="preserve"> these did not look any more like </w:t>
      </w:r>
      <w:proofErr w:type="spellStart"/>
      <w:r w:rsidR="000B74A3">
        <w:t>holo</w:t>
      </w:r>
      <w:proofErr w:type="spellEnd"/>
      <w:r w:rsidR="000B74A3">
        <w:t xml:space="preserve"> than like apo. I’ll calculate the </w:t>
      </w:r>
      <w:r w:rsidR="00C22A8B">
        <w:t xml:space="preserve">cryptic site RMSDs to </w:t>
      </w:r>
      <w:proofErr w:type="spellStart"/>
      <w:r w:rsidR="00C22A8B">
        <w:t>holo</w:t>
      </w:r>
      <w:proofErr w:type="spellEnd"/>
      <w:r w:rsidR="00C22A8B">
        <w:t xml:space="preserve"> and add superimposed low-</w:t>
      </w:r>
      <w:proofErr w:type="spellStart"/>
      <w:r w:rsidR="00C22A8B">
        <w:t>rmsd</w:t>
      </w:r>
      <w:proofErr w:type="spellEnd"/>
      <w:r w:rsidR="00C22A8B">
        <w:t xml:space="preserve"> structures next</w:t>
      </w:r>
    </w:p>
  </w:comment>
  <w:comment w:id="13" w:author="Meller, Artur" w:date="2022-01-14T12:16:00Z" w:initials="MA">
    <w:p w14:paraId="2EF97CF7" w14:textId="32B8C95B" w:rsidR="001A1E7B" w:rsidRDefault="001A1E7B">
      <w:pPr>
        <w:pStyle w:val="CommentText"/>
      </w:pPr>
      <w:r>
        <w:rPr>
          <w:rStyle w:val="CommentReference"/>
        </w:rPr>
        <w:annotationRef/>
      </w:r>
      <w:r>
        <w:t xml:space="preserve">From this vantage point, it doesn’t really look like a SS change because the helix goes to </w:t>
      </w:r>
      <w:proofErr w:type="gramStart"/>
      <w:r>
        <w:t>being</w:t>
      </w:r>
      <w:proofErr w:type="gramEnd"/>
      <w:r>
        <w:t xml:space="preserve"> a helix but I assume that you’re trying to show that the loop between the helices in apo becomes part of the helix as well</w:t>
      </w:r>
    </w:p>
  </w:comment>
  <w:comment w:id="14" w:author="Meller, Artur" w:date="2022-01-14T12:17:00Z" w:initials="MA">
    <w:p w14:paraId="76118172" w14:textId="1621CAC4" w:rsidR="001A1E7B" w:rsidRDefault="001A1E7B">
      <w:pPr>
        <w:pStyle w:val="CommentText"/>
      </w:pPr>
      <w:r>
        <w:rPr>
          <w:rStyle w:val="CommentReference"/>
        </w:rPr>
        <w:annotationRef/>
      </w:r>
      <w:r>
        <w:t>This is a forward interdomain motion just to be clear?</w:t>
      </w:r>
    </w:p>
  </w:comment>
  <w:comment w:id="15" w:author="Meller, Artur" w:date="2022-01-14T12:01:00Z" w:initials="MA">
    <w:p w14:paraId="4396560B" w14:textId="78665066" w:rsidR="00017A5A" w:rsidRDefault="00017A5A">
      <w:pPr>
        <w:pStyle w:val="CommentText"/>
      </w:pPr>
      <w:r>
        <w:rPr>
          <w:rStyle w:val="CommentReference"/>
        </w:rPr>
        <w:annotationRef/>
      </w:r>
      <w:r>
        <w:t xml:space="preserve">This table is a good </w:t>
      </w:r>
      <w:proofErr w:type="gramStart"/>
      <w:r>
        <w:t>start</w:t>
      </w:r>
      <w:proofErr w:type="gramEnd"/>
      <w:r>
        <w:t xml:space="preserve"> but I have to admit that it looks a little sparse. Would it make sense to beef this up with at least one round of simulations for several more CS proteins? I envision that it would not be that hard to run through another 10-20 if we wanted to only collect one round of simulation for most of them. We could then assess which ones needed to go to 5 rounds.</w:t>
      </w:r>
    </w:p>
  </w:comment>
  <w:comment w:id="16" w:author="Borowsky, Jonathan" w:date="2022-01-06T15:50:00Z" w:initials="BJ">
    <w:p w14:paraId="11EEC506" w14:textId="6FB7DC99" w:rsidR="00B77EAD" w:rsidRDefault="00B77EAD">
      <w:pPr>
        <w:pStyle w:val="CommentText"/>
      </w:pPr>
      <w:r>
        <w:rPr>
          <w:rStyle w:val="CommentReference"/>
        </w:rPr>
        <w:annotationRef/>
      </w:r>
      <w:r>
        <w:t>This plot is preliminary; I’ll regenerate it at higher resolution once I’ve gotten the shading</w:t>
      </w:r>
    </w:p>
  </w:comment>
  <w:comment w:id="17" w:author="Borowsky, Jonathan" w:date="2022-01-12T10:31:00Z" w:initials="BJ">
    <w:p w14:paraId="553AB429" w14:textId="41018796" w:rsidR="00E54843" w:rsidRDefault="00E54843">
      <w:pPr>
        <w:pStyle w:val="CommentText"/>
      </w:pPr>
      <w:r>
        <w:rPr>
          <w:rStyle w:val="CommentReference"/>
        </w:rPr>
        <w:annotationRef/>
      </w:r>
      <w:r>
        <w:t>Need to change A to Å</w:t>
      </w:r>
    </w:p>
  </w:comment>
  <w:comment w:id="18" w:author="Meller, Artur" w:date="2022-01-14T12:06:00Z" w:initials="MA">
    <w:p w14:paraId="59595C84" w14:textId="2A801D21" w:rsidR="00017A5A" w:rsidRDefault="00017A5A">
      <w:pPr>
        <w:pStyle w:val="CommentText"/>
      </w:pPr>
      <w:r>
        <w:rPr>
          <w:rStyle w:val="CommentReference"/>
        </w:rPr>
        <w:annotationRef/>
      </w:r>
      <w:r>
        <w:t>This is correct</w:t>
      </w:r>
    </w:p>
  </w:comment>
  <w:comment w:id="19" w:author="Meller, Artur" w:date="2022-01-14T12:06:00Z" w:initials="MA">
    <w:p w14:paraId="0FEA54FB" w14:textId="647863BF" w:rsidR="00017A5A" w:rsidRDefault="00017A5A">
      <w:pPr>
        <w:pStyle w:val="CommentText"/>
      </w:pPr>
      <w:r>
        <w:rPr>
          <w:rStyle w:val="CommentReference"/>
        </w:rPr>
        <w:annotationRef/>
      </w:r>
      <w:r>
        <w:t xml:space="preserve">Based on the feedback we’re </w:t>
      </w:r>
      <w:proofErr w:type="gramStart"/>
      <w:r>
        <w:t>getting,</w:t>
      </w:r>
      <w:proofErr w:type="gramEnd"/>
      <w:r>
        <w:t xml:space="preserve"> this entire section should probably go into Methods / SI </w:t>
      </w:r>
      <w:r>
        <w:sym w:font="Wingdings" w:char="F04C"/>
      </w:r>
      <w:r>
        <w:t xml:space="preserve"> One possible alternative option is to add a paragraph about the performance metrics at the very end of the previous section. That’s a more quantitative way of saying sims are good at identifying residues which form cryptic pockets. This is a more specific claim than stating that known pockets open (after all, this leaves the possibility that there are false positives). However, the counterargument is that this is a complicated thing to introduce.</w:t>
      </w:r>
    </w:p>
  </w:comment>
  <w:comment w:id="20" w:author="Borowsky, Jonathan" w:date="2022-01-09T20:54:00Z" w:initials="BJ">
    <w:p w14:paraId="29BADA4C" w14:textId="575A6887" w:rsidR="00E97DE6" w:rsidRDefault="00E97DE6">
      <w:pPr>
        <w:pStyle w:val="CommentText"/>
      </w:pPr>
      <w:r>
        <w:rPr>
          <w:rStyle w:val="CommentReference"/>
        </w:rPr>
        <w:annotationRef/>
      </w:r>
      <w:r w:rsidR="00E509CA">
        <w:t>Speaking of the comment above</w:t>
      </w:r>
      <w:r w:rsidR="00201E4F">
        <w:t>,</w:t>
      </w:r>
      <w:r w:rsidR="00E509CA">
        <w:t xml:space="preserve"> we did include the two </w:t>
      </w:r>
      <w:proofErr w:type="spellStart"/>
      <w:r w:rsidR="00E509CA">
        <w:t>cryptosite</w:t>
      </w:r>
      <w:proofErr w:type="spellEnd"/>
      <w:r w:rsidR="00E509CA">
        <w:t xml:space="preserve"> proteins which opened only after several rounds</w:t>
      </w:r>
      <w:r w:rsidR="00201E4F">
        <w:t xml:space="preserve"> of FAST</w:t>
      </w:r>
      <w:r w:rsidR="00E509CA">
        <w:t xml:space="preserve"> in the featurization optimization even though</w:t>
      </w:r>
      <w:r w:rsidR="00201E4F">
        <w:t xml:space="preserve"> optimization only included gen 0. This was probably a bad decision.</w:t>
      </w:r>
      <w:r w:rsidR="00E509CA">
        <w:t xml:space="preserve"> </w:t>
      </w:r>
      <w:r w:rsidR="0060435A">
        <w:t>I also do not believe that we included the bricks</w:t>
      </w:r>
    </w:p>
  </w:comment>
  <w:comment w:id="21" w:author="Borowsky, Jonathan" w:date="2022-01-09T18:12:00Z" w:initials="BJ">
    <w:p w14:paraId="32CE39B9" w14:textId="3FC9EEE4" w:rsidR="00392D86" w:rsidRDefault="00392D86">
      <w:pPr>
        <w:pStyle w:val="CommentText"/>
      </w:pPr>
      <w:r>
        <w:rPr>
          <w:rStyle w:val="CommentReference"/>
        </w:rPr>
        <w:annotationRef/>
      </w:r>
      <w:r>
        <w:t>Taken from the poster</w:t>
      </w:r>
    </w:p>
  </w:comment>
  <w:comment w:id="22" w:author="Meller, Artur" w:date="2022-01-03T22:29:00Z" w:initials="MA">
    <w:p w14:paraId="1CA04A95" w14:textId="77777777" w:rsidR="00BA5278" w:rsidRDefault="00BA5278" w:rsidP="00BA5278">
      <w:pPr>
        <w:pStyle w:val="CommentText"/>
      </w:pPr>
      <w:r>
        <w:rPr>
          <w:rStyle w:val="CommentReference"/>
        </w:rPr>
        <w:annotationRef/>
      </w:r>
      <w:r>
        <w:t>This could probably all go into a methods section and simply be referenced in the Results section</w:t>
      </w:r>
    </w:p>
  </w:comment>
  <w:comment w:id="27" w:author="Meller, Artur" w:date="2022-01-07T12:40:00Z" w:initials="MA">
    <w:p w14:paraId="15220AA2" w14:textId="77777777" w:rsidR="00851159" w:rsidRDefault="00851159" w:rsidP="00851159">
      <w:pPr>
        <w:pStyle w:val="CommentText"/>
      </w:pPr>
      <w:r>
        <w:rPr>
          <w:rStyle w:val="CommentReference"/>
        </w:rPr>
        <w:annotationRef/>
      </w:r>
      <w:r>
        <w:rPr>
          <w:rStyle w:val="CommentReference"/>
        </w:rPr>
        <w:t>This description is starting to feel sort of long. It may be worthwhile to classify the cryptic pockets into the following categories: side chain rearrangement, loop movement, secondary structure changes, and interdomain motions (see comments on figure)</w:t>
      </w:r>
    </w:p>
  </w:comment>
  <w:comment w:id="33" w:author="Borowsky, Jonathan" w:date="2022-01-02T19:54:00Z" w:initials="BJ">
    <w:p w14:paraId="7DB41581" w14:textId="77777777" w:rsidR="00BA5278" w:rsidRDefault="00BA5278" w:rsidP="00BA5278">
      <w:pPr>
        <w:pStyle w:val="CommentText"/>
      </w:pPr>
      <w:r>
        <w:rPr>
          <w:rStyle w:val="CommentReference"/>
        </w:rPr>
        <w:annotationRef/>
      </w:r>
      <w:r>
        <w:t>I’m not sure that we’ve actually examined a protein with a static pocket and a cryptic pocket to test that this really works AFAIK.</w:t>
      </w:r>
    </w:p>
  </w:comment>
  <w:comment w:id="34" w:author="Borowsky, Jonathan" w:date="2022-01-03T15:00:00Z" w:initials="BJ">
    <w:p w14:paraId="00A9F625" w14:textId="77777777" w:rsidR="00BA5278" w:rsidRDefault="00BA5278" w:rsidP="00BA5278">
      <w:pPr>
        <w:pStyle w:val="CommentText"/>
      </w:pPr>
      <w:r>
        <w:rPr>
          <w:rStyle w:val="CommentReference"/>
        </w:rPr>
        <w:annotationRef/>
      </w:r>
      <w:r>
        <w:t>This remains theoretical since we’d need to examine trajectories many window frames long and try the absolute-value delta scheme to actually demonstrate it in silico.</w:t>
      </w:r>
    </w:p>
  </w:comment>
  <w:comment w:id="32" w:author="Meller, Artur" w:date="2022-01-03T22:41:00Z" w:initials="MA">
    <w:p w14:paraId="13549BB9" w14:textId="77777777" w:rsidR="00BA5278" w:rsidRDefault="00BA5278" w:rsidP="00BA5278">
      <w:pPr>
        <w:pStyle w:val="CommentText"/>
      </w:pPr>
      <w:r>
        <w:rPr>
          <w:rStyle w:val="CommentReference"/>
        </w:rPr>
        <w:annotationRef/>
      </w:r>
      <w:proofErr w:type="gramStart"/>
      <w:r>
        <w:t>So</w:t>
      </w:r>
      <w:proofErr w:type="gramEnd"/>
      <w:r>
        <w:t xml:space="preserve"> I definitely asked to emphasize that we are measuring a pocket volume change but I think we are dedicating substantially too much space for this at this point. You make a good point about the reversibility of the pocket volume change but a reader will probably get confused by this discussion.</w:t>
      </w:r>
    </w:p>
  </w:comment>
  <w:comment w:id="36" w:author="Meller, Artur" w:date="2022-01-14T12:11:00Z" w:initials="MA">
    <w:p w14:paraId="79978C78" w14:textId="0A0CFAAD" w:rsidR="00017A5A" w:rsidRDefault="00017A5A">
      <w:pPr>
        <w:pStyle w:val="CommentText"/>
      </w:pPr>
      <w:r>
        <w:rPr>
          <w:rStyle w:val="CommentReference"/>
        </w:rPr>
        <w:annotationRef/>
      </w:r>
      <w:proofErr w:type="gramStart"/>
      <w:r>
        <w:t>So</w:t>
      </w:r>
      <w:proofErr w:type="gramEnd"/>
      <w:r>
        <w:t xml:space="preserve"> remind me these are our ‘hard’ pockets – did they come from </w:t>
      </w:r>
      <w:proofErr w:type="spellStart"/>
      <w:r>
        <w:t>CryptoSite</w:t>
      </w:r>
      <w:proofErr w:type="spellEnd"/>
      <w:r>
        <w:t xml:space="preserve"> or did you uncover these as part of your filtering script? </w:t>
      </w:r>
      <w:r w:rsidR="001A1E7B">
        <w:t>That might affect how we include them in the story.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72D81E3" w15:done="0"/>
  <w15:commentEx w15:paraId="4852A8B3" w15:done="0"/>
  <w15:commentEx w15:paraId="6FE77628" w15:done="0"/>
  <w15:commentEx w15:paraId="4E59EE98" w15:done="0"/>
  <w15:commentEx w15:paraId="2CBCF209" w15:done="0"/>
  <w15:commentEx w15:paraId="404757C8" w15:done="0"/>
  <w15:commentEx w15:paraId="57EE4211" w15:paraIdParent="404757C8" w15:done="0"/>
  <w15:commentEx w15:paraId="2AAABB0C" w15:done="0"/>
  <w15:commentEx w15:paraId="3512CBD0" w15:paraIdParent="2AAABB0C" w15:done="0"/>
  <w15:commentEx w15:paraId="7A95C0E8" w15:paraIdParent="2AAABB0C" w15:done="0"/>
  <w15:commentEx w15:paraId="2F5158DA" w15:done="0"/>
  <w15:commentEx w15:paraId="48AE6496" w15:done="0"/>
  <w15:commentEx w15:paraId="2EF97CF7" w15:done="0"/>
  <w15:commentEx w15:paraId="76118172" w15:done="0"/>
  <w15:commentEx w15:paraId="4396560B" w15:done="0"/>
  <w15:commentEx w15:paraId="11EEC506" w15:done="0"/>
  <w15:commentEx w15:paraId="553AB429" w15:done="0"/>
  <w15:commentEx w15:paraId="59595C84" w15:done="0"/>
  <w15:commentEx w15:paraId="0FEA54FB" w15:done="0"/>
  <w15:commentEx w15:paraId="29BADA4C" w15:done="0"/>
  <w15:commentEx w15:paraId="32CE39B9" w15:done="0"/>
  <w15:commentEx w15:paraId="1CA04A95" w15:done="1"/>
  <w15:commentEx w15:paraId="15220AA2" w15:done="1"/>
  <w15:commentEx w15:paraId="7DB41581" w15:done="0"/>
  <w15:commentEx w15:paraId="00A9F625" w15:done="0"/>
  <w15:commentEx w15:paraId="13549BB9" w15:done="1"/>
  <w15:commentEx w15:paraId="79978C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7C2ACF" w16cex:dateUtc="2022-01-02T19:44:00Z"/>
  <w16cex:commentExtensible w16cex:durableId="25858242" w16cex:dateUtc="2022-01-09T21:48:00Z"/>
  <w16cex:commentExtensible w16cex:durableId="25858400" w16cex:dateUtc="2022-01-09T21:55:00Z"/>
  <w16cex:commentExtensible w16cex:durableId="258BE297" w16cex:dateUtc="2022-01-14T17:52:00Z"/>
  <w16cex:commentExtensible w16cex:durableId="258BE603" w16cex:dateUtc="2022-01-14T18:07:00Z"/>
  <w16cex:commentExtensible w16cex:durableId="257DE120" w16cex:dateUtc="2022-01-04T04:54:00Z"/>
  <w16cex:commentExtensible w16cex:durableId="258820EF" w16cex:dateUtc="2022-01-11T21:29:00Z"/>
  <w16cex:commentExtensible w16cex:durableId="2582B690" w16cex:dateUtc="2022-01-07T18:54:00Z"/>
  <w16cex:commentExtensible w16cex:durableId="2585C939" w16cex:dateUtc="2022-01-10T02:51:00Z"/>
  <w16cex:commentExtensible w16cex:durableId="258821C2" w16cex:dateUtc="2022-01-11T21:33:00Z"/>
  <w16cex:commentExtensible w16cex:durableId="2582B76B" w16cex:dateUtc="2022-01-07T18:58:00Z"/>
  <w16cex:commentExtensible w16cex:durableId="258918CC" w16cex:dateUtc="2022-01-12T15:07:00Z"/>
  <w16cex:commentExtensible w16cex:durableId="258BE82E" w16cex:dateUtc="2022-01-14T18:16:00Z"/>
  <w16cex:commentExtensible w16cex:durableId="258BE867" w16cex:dateUtc="2022-01-14T18:17:00Z"/>
  <w16cex:commentExtensible w16cex:durableId="258BE4AE" w16cex:dateUtc="2022-01-14T18:01:00Z"/>
  <w16cex:commentExtensible w16cex:durableId="25818E59" w16cex:dateUtc="2022-01-06T21:50:00Z"/>
  <w16cex:commentExtensible w16cex:durableId="25892C74" w16cex:dateUtc="2022-01-12T16:31:00Z"/>
  <w16cex:commentExtensible w16cex:durableId="258BE5BB" w16cex:dateUtc="2022-01-14T18:06:00Z"/>
  <w16cex:commentExtensible w16cex:durableId="258BE5D1" w16cex:dateUtc="2022-01-14T18:06:00Z"/>
  <w16cex:commentExtensible w16cex:durableId="2585CA06" w16cex:dateUtc="2022-01-10T02:54:00Z"/>
  <w16cex:commentExtensible w16cex:durableId="2585A402" w16cex:dateUtc="2022-01-10T00:12:00Z"/>
  <w16cex:commentExtensible w16cex:durableId="257DDB2D" w16cex:dateUtc="2022-01-04T04:29:00Z"/>
  <w16cex:commentExtensible w16cex:durableId="2585846A" w16cex:dateUtc="2022-01-07T18:40:00Z"/>
  <w16cex:commentExtensible w16cex:durableId="257C815E" w16cex:dateUtc="2022-01-03T01:54:00Z"/>
  <w16cex:commentExtensible w16cex:durableId="257D8E1B" w16cex:dateUtc="2022-01-03T21:00:00Z"/>
  <w16cex:commentExtensible w16cex:durableId="257DDE13" w16cex:dateUtc="2022-01-04T04:41:00Z"/>
  <w16cex:commentExtensible w16cex:durableId="258BE6EB" w16cex:dateUtc="2022-01-14T18: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2D81E3" w16cid:durableId="257C2ACF"/>
  <w16cid:commentId w16cid:paraId="4852A8B3" w16cid:durableId="25858242"/>
  <w16cid:commentId w16cid:paraId="6FE77628" w16cid:durableId="25858400"/>
  <w16cid:commentId w16cid:paraId="4E59EE98" w16cid:durableId="258BE297"/>
  <w16cid:commentId w16cid:paraId="2CBCF209" w16cid:durableId="258BE603"/>
  <w16cid:commentId w16cid:paraId="404757C8" w16cid:durableId="257DE120"/>
  <w16cid:commentId w16cid:paraId="57EE4211" w16cid:durableId="258820EF"/>
  <w16cid:commentId w16cid:paraId="2AAABB0C" w16cid:durableId="2582B690"/>
  <w16cid:commentId w16cid:paraId="3512CBD0" w16cid:durableId="2585C939"/>
  <w16cid:commentId w16cid:paraId="7A95C0E8" w16cid:durableId="258821C2"/>
  <w16cid:commentId w16cid:paraId="2F5158DA" w16cid:durableId="2582B76B"/>
  <w16cid:commentId w16cid:paraId="48AE6496" w16cid:durableId="258918CC"/>
  <w16cid:commentId w16cid:paraId="2EF97CF7" w16cid:durableId="258BE82E"/>
  <w16cid:commentId w16cid:paraId="76118172" w16cid:durableId="258BE867"/>
  <w16cid:commentId w16cid:paraId="4396560B" w16cid:durableId="258BE4AE"/>
  <w16cid:commentId w16cid:paraId="11EEC506" w16cid:durableId="25818E59"/>
  <w16cid:commentId w16cid:paraId="553AB429" w16cid:durableId="25892C74"/>
  <w16cid:commentId w16cid:paraId="59595C84" w16cid:durableId="258BE5BB"/>
  <w16cid:commentId w16cid:paraId="0FEA54FB" w16cid:durableId="258BE5D1"/>
  <w16cid:commentId w16cid:paraId="29BADA4C" w16cid:durableId="2585CA06"/>
  <w16cid:commentId w16cid:paraId="32CE39B9" w16cid:durableId="2585A402"/>
  <w16cid:commentId w16cid:paraId="1CA04A95" w16cid:durableId="257DDB2D"/>
  <w16cid:commentId w16cid:paraId="15220AA2" w16cid:durableId="2585846A"/>
  <w16cid:commentId w16cid:paraId="7DB41581" w16cid:durableId="257C815E"/>
  <w16cid:commentId w16cid:paraId="00A9F625" w16cid:durableId="257D8E1B"/>
  <w16cid:commentId w16cid:paraId="13549BB9" w16cid:durableId="257DDE13"/>
  <w16cid:commentId w16cid:paraId="79978C78" w16cid:durableId="258BE6E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41AC4"/>
    <w:multiLevelType w:val="hybridMultilevel"/>
    <w:tmpl w:val="1DD24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794D65"/>
    <w:multiLevelType w:val="multilevel"/>
    <w:tmpl w:val="C944B0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2F966E9"/>
    <w:multiLevelType w:val="multilevel"/>
    <w:tmpl w:val="8D9C1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D4360E"/>
    <w:multiLevelType w:val="hybridMultilevel"/>
    <w:tmpl w:val="57606288"/>
    <w:lvl w:ilvl="0" w:tplc="6BE0E60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6D1676"/>
    <w:multiLevelType w:val="hybridMultilevel"/>
    <w:tmpl w:val="BF0833E6"/>
    <w:lvl w:ilvl="0" w:tplc="2DA097D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1B2957"/>
    <w:multiLevelType w:val="multilevel"/>
    <w:tmpl w:val="4D288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4491D81"/>
    <w:multiLevelType w:val="hybridMultilevel"/>
    <w:tmpl w:val="1F206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1E2803"/>
    <w:multiLevelType w:val="hybridMultilevel"/>
    <w:tmpl w:val="90163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1A6A05"/>
    <w:multiLevelType w:val="hybridMultilevel"/>
    <w:tmpl w:val="1CBEE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93E3B76"/>
    <w:multiLevelType w:val="hybridMultilevel"/>
    <w:tmpl w:val="C5A4CF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D047613"/>
    <w:multiLevelType w:val="hybridMultilevel"/>
    <w:tmpl w:val="DB9CA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5B4D62"/>
    <w:multiLevelType w:val="hybridMultilevel"/>
    <w:tmpl w:val="E3C6B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A919F9"/>
    <w:multiLevelType w:val="multilevel"/>
    <w:tmpl w:val="45C4E23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F79224E"/>
    <w:multiLevelType w:val="hybridMultilevel"/>
    <w:tmpl w:val="74A8B1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12"/>
  </w:num>
  <w:num w:numId="4">
    <w:abstractNumId w:val="5"/>
  </w:num>
  <w:num w:numId="5">
    <w:abstractNumId w:val="13"/>
  </w:num>
  <w:num w:numId="6">
    <w:abstractNumId w:val="6"/>
  </w:num>
  <w:num w:numId="7">
    <w:abstractNumId w:val="10"/>
  </w:num>
  <w:num w:numId="8">
    <w:abstractNumId w:val="11"/>
  </w:num>
  <w:num w:numId="9">
    <w:abstractNumId w:val="8"/>
  </w:num>
  <w:num w:numId="10">
    <w:abstractNumId w:val="0"/>
  </w:num>
  <w:num w:numId="11">
    <w:abstractNumId w:val="7"/>
  </w:num>
  <w:num w:numId="12">
    <w:abstractNumId w:val="3"/>
  </w:num>
  <w:num w:numId="13">
    <w:abstractNumId w:val="4"/>
  </w:num>
  <w:num w:numId="1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orowsky, Jonathan">
    <w15:presenceInfo w15:providerId="None" w15:userId="Borowsky, Jonathan"/>
  </w15:person>
  <w15:person w15:author="Meller, Artur">
    <w15:presenceInfo w15:providerId="AD" w15:userId="S::ameller@wustl.edu::c10c862c-15ee-480f-9466-aa5ce1aba0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74F"/>
    <w:rsid w:val="00017A5A"/>
    <w:rsid w:val="00027E04"/>
    <w:rsid w:val="00033553"/>
    <w:rsid w:val="00061C5B"/>
    <w:rsid w:val="00073338"/>
    <w:rsid w:val="00073EB7"/>
    <w:rsid w:val="00077482"/>
    <w:rsid w:val="0009343E"/>
    <w:rsid w:val="000A26D5"/>
    <w:rsid w:val="000A6744"/>
    <w:rsid w:val="000B74A3"/>
    <w:rsid w:val="000C7197"/>
    <w:rsid w:val="000F3D99"/>
    <w:rsid w:val="00103D26"/>
    <w:rsid w:val="00142D3B"/>
    <w:rsid w:val="0014427E"/>
    <w:rsid w:val="001522AF"/>
    <w:rsid w:val="0015466B"/>
    <w:rsid w:val="00167B7C"/>
    <w:rsid w:val="00196B5A"/>
    <w:rsid w:val="00197FBA"/>
    <w:rsid w:val="001A0059"/>
    <w:rsid w:val="001A1E7B"/>
    <w:rsid w:val="001B0264"/>
    <w:rsid w:val="001B5A48"/>
    <w:rsid w:val="00201E4F"/>
    <w:rsid w:val="0020545D"/>
    <w:rsid w:val="00205570"/>
    <w:rsid w:val="00211CB1"/>
    <w:rsid w:val="00262C31"/>
    <w:rsid w:val="002A6905"/>
    <w:rsid w:val="002B3756"/>
    <w:rsid w:val="002F3844"/>
    <w:rsid w:val="00304777"/>
    <w:rsid w:val="00331241"/>
    <w:rsid w:val="00363A2C"/>
    <w:rsid w:val="00390024"/>
    <w:rsid w:val="00392D86"/>
    <w:rsid w:val="00393FAA"/>
    <w:rsid w:val="003B3101"/>
    <w:rsid w:val="003B336F"/>
    <w:rsid w:val="003C3CC5"/>
    <w:rsid w:val="003D6220"/>
    <w:rsid w:val="0043319B"/>
    <w:rsid w:val="004444FA"/>
    <w:rsid w:val="004705B9"/>
    <w:rsid w:val="00476A35"/>
    <w:rsid w:val="004A21E4"/>
    <w:rsid w:val="004A3A8F"/>
    <w:rsid w:val="004B00AC"/>
    <w:rsid w:val="004C7B73"/>
    <w:rsid w:val="004E251D"/>
    <w:rsid w:val="00510BA7"/>
    <w:rsid w:val="0052576E"/>
    <w:rsid w:val="005321EE"/>
    <w:rsid w:val="00560AA2"/>
    <w:rsid w:val="005661D8"/>
    <w:rsid w:val="005865D8"/>
    <w:rsid w:val="00586CFB"/>
    <w:rsid w:val="005B6EE3"/>
    <w:rsid w:val="005C6543"/>
    <w:rsid w:val="005C720C"/>
    <w:rsid w:val="005D48D9"/>
    <w:rsid w:val="005E6BD5"/>
    <w:rsid w:val="0060435A"/>
    <w:rsid w:val="0064380A"/>
    <w:rsid w:val="00660EA9"/>
    <w:rsid w:val="006922E4"/>
    <w:rsid w:val="006944AD"/>
    <w:rsid w:val="006A0F59"/>
    <w:rsid w:val="006A10AF"/>
    <w:rsid w:val="006A1C5C"/>
    <w:rsid w:val="006A412C"/>
    <w:rsid w:val="006B3B4F"/>
    <w:rsid w:val="006D6D87"/>
    <w:rsid w:val="006E0143"/>
    <w:rsid w:val="007B7A6C"/>
    <w:rsid w:val="007C1124"/>
    <w:rsid w:val="007E7C6A"/>
    <w:rsid w:val="007F0708"/>
    <w:rsid w:val="00800681"/>
    <w:rsid w:val="00800B4E"/>
    <w:rsid w:val="00815866"/>
    <w:rsid w:val="00816EB0"/>
    <w:rsid w:val="00822A4B"/>
    <w:rsid w:val="00827083"/>
    <w:rsid w:val="00835503"/>
    <w:rsid w:val="00851159"/>
    <w:rsid w:val="008521DB"/>
    <w:rsid w:val="00854DF3"/>
    <w:rsid w:val="00883C5A"/>
    <w:rsid w:val="00887726"/>
    <w:rsid w:val="008916C3"/>
    <w:rsid w:val="0089496B"/>
    <w:rsid w:val="008A3391"/>
    <w:rsid w:val="008A63B1"/>
    <w:rsid w:val="008B1F1D"/>
    <w:rsid w:val="008B4EC7"/>
    <w:rsid w:val="008C3397"/>
    <w:rsid w:val="008D3A80"/>
    <w:rsid w:val="008D468F"/>
    <w:rsid w:val="008D6E7F"/>
    <w:rsid w:val="008E02D2"/>
    <w:rsid w:val="00903CEB"/>
    <w:rsid w:val="009075B5"/>
    <w:rsid w:val="00954D70"/>
    <w:rsid w:val="00975173"/>
    <w:rsid w:val="009B09AF"/>
    <w:rsid w:val="009C1236"/>
    <w:rsid w:val="00A041C9"/>
    <w:rsid w:val="00A04D6E"/>
    <w:rsid w:val="00A12108"/>
    <w:rsid w:val="00A14FB7"/>
    <w:rsid w:val="00A232C5"/>
    <w:rsid w:val="00A23A66"/>
    <w:rsid w:val="00A31807"/>
    <w:rsid w:val="00A3729E"/>
    <w:rsid w:val="00A66696"/>
    <w:rsid w:val="00A82914"/>
    <w:rsid w:val="00AA3A58"/>
    <w:rsid w:val="00AC732E"/>
    <w:rsid w:val="00AD20D4"/>
    <w:rsid w:val="00AE170F"/>
    <w:rsid w:val="00AF3FFD"/>
    <w:rsid w:val="00B044AE"/>
    <w:rsid w:val="00B073DF"/>
    <w:rsid w:val="00B1153D"/>
    <w:rsid w:val="00B16620"/>
    <w:rsid w:val="00B25667"/>
    <w:rsid w:val="00B3476A"/>
    <w:rsid w:val="00B4053B"/>
    <w:rsid w:val="00B50FB1"/>
    <w:rsid w:val="00B67B23"/>
    <w:rsid w:val="00B719BE"/>
    <w:rsid w:val="00B71A63"/>
    <w:rsid w:val="00B77EAD"/>
    <w:rsid w:val="00B84EA7"/>
    <w:rsid w:val="00B95789"/>
    <w:rsid w:val="00BA5278"/>
    <w:rsid w:val="00BC5618"/>
    <w:rsid w:val="00BE1042"/>
    <w:rsid w:val="00C22A8B"/>
    <w:rsid w:val="00C24D5C"/>
    <w:rsid w:val="00C344D9"/>
    <w:rsid w:val="00C41F26"/>
    <w:rsid w:val="00C50EA7"/>
    <w:rsid w:val="00C6159A"/>
    <w:rsid w:val="00C651B1"/>
    <w:rsid w:val="00C90AD7"/>
    <w:rsid w:val="00CB0812"/>
    <w:rsid w:val="00CC7F3A"/>
    <w:rsid w:val="00CE04DA"/>
    <w:rsid w:val="00CF1461"/>
    <w:rsid w:val="00D04D68"/>
    <w:rsid w:val="00D33CA3"/>
    <w:rsid w:val="00D34CB0"/>
    <w:rsid w:val="00D41C56"/>
    <w:rsid w:val="00D41DB3"/>
    <w:rsid w:val="00D5174F"/>
    <w:rsid w:val="00D62CD3"/>
    <w:rsid w:val="00D7246E"/>
    <w:rsid w:val="00D839FF"/>
    <w:rsid w:val="00D843E4"/>
    <w:rsid w:val="00DA56CD"/>
    <w:rsid w:val="00DE0491"/>
    <w:rsid w:val="00DF00C3"/>
    <w:rsid w:val="00DF024A"/>
    <w:rsid w:val="00E022DB"/>
    <w:rsid w:val="00E11082"/>
    <w:rsid w:val="00E111CE"/>
    <w:rsid w:val="00E351B1"/>
    <w:rsid w:val="00E509CA"/>
    <w:rsid w:val="00E54843"/>
    <w:rsid w:val="00E5538F"/>
    <w:rsid w:val="00E57087"/>
    <w:rsid w:val="00E759FF"/>
    <w:rsid w:val="00E761A3"/>
    <w:rsid w:val="00E80F10"/>
    <w:rsid w:val="00E97DE6"/>
    <w:rsid w:val="00EA1D87"/>
    <w:rsid w:val="00EA6C34"/>
    <w:rsid w:val="00EA7EA2"/>
    <w:rsid w:val="00EC0D4A"/>
    <w:rsid w:val="00EC47C6"/>
    <w:rsid w:val="00EC5B63"/>
    <w:rsid w:val="00EE08E0"/>
    <w:rsid w:val="00F0663F"/>
    <w:rsid w:val="00F13260"/>
    <w:rsid w:val="00F4658A"/>
    <w:rsid w:val="00F50BF2"/>
    <w:rsid w:val="00F81081"/>
    <w:rsid w:val="00FB37AA"/>
    <w:rsid w:val="00FE2246"/>
    <w:rsid w:val="00FE4383"/>
    <w:rsid w:val="00FF1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DA7CC"/>
  <w15:docId w15:val="{811F0661-7550-6747-913B-25A1EE020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E8659F"/>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EA6C34"/>
    <w:rPr>
      <w:sz w:val="16"/>
      <w:szCs w:val="16"/>
    </w:rPr>
  </w:style>
  <w:style w:type="paragraph" w:styleId="CommentText">
    <w:name w:val="annotation text"/>
    <w:basedOn w:val="Normal"/>
    <w:link w:val="CommentTextChar"/>
    <w:uiPriority w:val="99"/>
    <w:semiHidden/>
    <w:unhideWhenUsed/>
    <w:rsid w:val="00EA6C34"/>
    <w:pPr>
      <w:spacing w:line="240" w:lineRule="auto"/>
    </w:pPr>
    <w:rPr>
      <w:sz w:val="20"/>
      <w:szCs w:val="20"/>
    </w:rPr>
  </w:style>
  <w:style w:type="character" w:customStyle="1" w:styleId="CommentTextChar">
    <w:name w:val="Comment Text Char"/>
    <w:basedOn w:val="DefaultParagraphFont"/>
    <w:link w:val="CommentText"/>
    <w:uiPriority w:val="99"/>
    <w:semiHidden/>
    <w:rsid w:val="00EA6C34"/>
    <w:rPr>
      <w:sz w:val="20"/>
      <w:szCs w:val="20"/>
    </w:rPr>
  </w:style>
  <w:style w:type="paragraph" w:styleId="CommentSubject">
    <w:name w:val="annotation subject"/>
    <w:basedOn w:val="CommentText"/>
    <w:next w:val="CommentText"/>
    <w:link w:val="CommentSubjectChar"/>
    <w:uiPriority w:val="99"/>
    <w:semiHidden/>
    <w:unhideWhenUsed/>
    <w:rsid w:val="00EA6C34"/>
    <w:rPr>
      <w:b/>
      <w:bCs/>
    </w:rPr>
  </w:style>
  <w:style w:type="character" w:customStyle="1" w:styleId="CommentSubjectChar">
    <w:name w:val="Comment Subject Char"/>
    <w:basedOn w:val="CommentTextChar"/>
    <w:link w:val="CommentSubject"/>
    <w:uiPriority w:val="99"/>
    <w:semiHidden/>
    <w:rsid w:val="00EA6C34"/>
    <w:rPr>
      <w:b/>
      <w:bCs/>
      <w:sz w:val="20"/>
      <w:szCs w:val="20"/>
    </w:rPr>
  </w:style>
  <w:style w:type="paragraph" w:styleId="BalloonText">
    <w:name w:val="Balloon Text"/>
    <w:basedOn w:val="Normal"/>
    <w:link w:val="BalloonTextChar"/>
    <w:uiPriority w:val="99"/>
    <w:semiHidden/>
    <w:unhideWhenUsed/>
    <w:rsid w:val="00EA6C3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A6C34"/>
    <w:rPr>
      <w:rFonts w:ascii="Times New Roman" w:hAnsi="Times New Roman" w:cs="Times New Roman"/>
      <w:sz w:val="18"/>
      <w:szCs w:val="18"/>
    </w:rPr>
  </w:style>
  <w:style w:type="paragraph" w:styleId="Revision">
    <w:name w:val="Revision"/>
    <w:hidden/>
    <w:uiPriority w:val="99"/>
    <w:semiHidden/>
    <w:rsid w:val="00061C5B"/>
    <w:pPr>
      <w:spacing w:after="0" w:line="240" w:lineRule="auto"/>
    </w:pPr>
  </w:style>
  <w:style w:type="table" w:styleId="TableGrid">
    <w:name w:val="Table Grid"/>
    <w:basedOn w:val="TableNormal"/>
    <w:uiPriority w:val="39"/>
    <w:rsid w:val="00EE0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00C3"/>
    <w:rPr>
      <w:color w:val="0563C1" w:themeColor="hyperlink"/>
      <w:u w:val="single"/>
    </w:rPr>
  </w:style>
  <w:style w:type="character" w:styleId="UnresolvedMention">
    <w:name w:val="Unresolved Mention"/>
    <w:basedOn w:val="DefaultParagraphFont"/>
    <w:uiPriority w:val="99"/>
    <w:semiHidden/>
    <w:unhideWhenUsed/>
    <w:rsid w:val="00DF00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703325">
      <w:bodyDiv w:val="1"/>
      <w:marLeft w:val="0"/>
      <w:marRight w:val="0"/>
      <w:marTop w:val="0"/>
      <w:marBottom w:val="0"/>
      <w:divBdr>
        <w:top w:val="none" w:sz="0" w:space="0" w:color="auto"/>
        <w:left w:val="none" w:sz="0" w:space="0" w:color="auto"/>
        <w:bottom w:val="none" w:sz="0" w:space="0" w:color="auto"/>
        <w:right w:val="none" w:sz="0" w:space="0" w:color="auto"/>
      </w:divBdr>
    </w:div>
    <w:div w:id="930551325">
      <w:bodyDiv w:val="1"/>
      <w:marLeft w:val="0"/>
      <w:marRight w:val="0"/>
      <w:marTop w:val="0"/>
      <w:marBottom w:val="0"/>
      <w:divBdr>
        <w:top w:val="none" w:sz="0" w:space="0" w:color="auto"/>
        <w:left w:val="none" w:sz="0" w:space="0" w:color="auto"/>
        <w:bottom w:val="none" w:sz="0" w:space="0" w:color="auto"/>
        <w:right w:val="none" w:sz="0" w:space="0" w:color="auto"/>
      </w:divBdr>
    </w:div>
    <w:div w:id="1089152891">
      <w:bodyDiv w:val="1"/>
      <w:marLeft w:val="0"/>
      <w:marRight w:val="0"/>
      <w:marTop w:val="0"/>
      <w:marBottom w:val="0"/>
      <w:divBdr>
        <w:top w:val="none" w:sz="0" w:space="0" w:color="auto"/>
        <w:left w:val="none" w:sz="0" w:space="0" w:color="auto"/>
        <w:bottom w:val="none" w:sz="0" w:space="0" w:color="auto"/>
        <w:right w:val="none" w:sz="0" w:space="0" w:color="auto"/>
      </w:divBdr>
    </w:div>
    <w:div w:id="2143107191">
      <w:bodyDiv w:val="1"/>
      <w:marLeft w:val="0"/>
      <w:marRight w:val="0"/>
      <w:marTop w:val="0"/>
      <w:marBottom w:val="0"/>
      <w:divBdr>
        <w:top w:val="none" w:sz="0" w:space="0" w:color="auto"/>
        <w:left w:val="none" w:sz="0" w:space="0" w:color="auto"/>
        <w:bottom w:val="none" w:sz="0" w:space="0" w:color="auto"/>
        <w:right w:val="none" w:sz="0" w:space="0" w:color="auto"/>
      </w:divBdr>
      <w:divsChild>
        <w:div w:id="1867283565">
          <w:marLeft w:val="0"/>
          <w:marRight w:val="0"/>
          <w:marTop w:val="0"/>
          <w:marBottom w:val="0"/>
          <w:divBdr>
            <w:top w:val="none" w:sz="0" w:space="0" w:color="auto"/>
            <w:left w:val="none" w:sz="0" w:space="0" w:color="auto"/>
            <w:bottom w:val="none" w:sz="0" w:space="0" w:color="auto"/>
            <w:right w:val="none" w:sz="0" w:space="0" w:color="auto"/>
          </w:divBdr>
        </w:div>
        <w:div w:id="490221999">
          <w:marLeft w:val="0"/>
          <w:marRight w:val="0"/>
          <w:marTop w:val="0"/>
          <w:marBottom w:val="0"/>
          <w:divBdr>
            <w:top w:val="none" w:sz="0" w:space="0" w:color="auto"/>
            <w:left w:val="none" w:sz="0" w:space="0" w:color="auto"/>
            <w:bottom w:val="none" w:sz="0" w:space="0" w:color="auto"/>
            <w:right w:val="none" w:sz="0" w:space="0" w:color="auto"/>
          </w:divBdr>
        </w:div>
        <w:div w:id="182282596">
          <w:marLeft w:val="0"/>
          <w:marRight w:val="0"/>
          <w:marTop w:val="0"/>
          <w:marBottom w:val="0"/>
          <w:divBdr>
            <w:top w:val="none" w:sz="0" w:space="0" w:color="auto"/>
            <w:left w:val="none" w:sz="0" w:space="0" w:color="auto"/>
            <w:bottom w:val="none" w:sz="0" w:space="0" w:color="auto"/>
            <w:right w:val="none" w:sz="0" w:space="0" w:color="auto"/>
          </w:divBdr>
        </w:div>
        <w:div w:id="1322001869">
          <w:marLeft w:val="0"/>
          <w:marRight w:val="0"/>
          <w:marTop w:val="0"/>
          <w:marBottom w:val="0"/>
          <w:divBdr>
            <w:top w:val="none" w:sz="0" w:space="0" w:color="auto"/>
            <w:left w:val="none" w:sz="0" w:space="0" w:color="auto"/>
            <w:bottom w:val="none" w:sz="0" w:space="0" w:color="auto"/>
            <w:right w:val="none" w:sz="0" w:space="0" w:color="auto"/>
          </w:divBdr>
        </w:div>
        <w:div w:id="1060440867">
          <w:marLeft w:val="0"/>
          <w:marRight w:val="0"/>
          <w:marTop w:val="0"/>
          <w:marBottom w:val="0"/>
          <w:divBdr>
            <w:top w:val="none" w:sz="0" w:space="0" w:color="auto"/>
            <w:left w:val="none" w:sz="0" w:space="0" w:color="auto"/>
            <w:bottom w:val="none" w:sz="0" w:space="0" w:color="auto"/>
            <w:right w:val="none" w:sz="0" w:space="0" w:color="auto"/>
          </w:divBdr>
        </w:div>
        <w:div w:id="724597542">
          <w:marLeft w:val="0"/>
          <w:marRight w:val="0"/>
          <w:marTop w:val="0"/>
          <w:marBottom w:val="0"/>
          <w:divBdr>
            <w:top w:val="none" w:sz="0" w:space="0" w:color="auto"/>
            <w:left w:val="none" w:sz="0" w:space="0" w:color="auto"/>
            <w:bottom w:val="none" w:sz="0" w:space="0" w:color="auto"/>
            <w:right w:val="none" w:sz="0" w:space="0" w:color="auto"/>
          </w:divBdr>
          <w:divsChild>
            <w:div w:id="1531188630">
              <w:marLeft w:val="0"/>
              <w:marRight w:val="0"/>
              <w:marTop w:val="0"/>
              <w:marBottom w:val="0"/>
              <w:divBdr>
                <w:top w:val="none" w:sz="0" w:space="0" w:color="auto"/>
                <w:left w:val="none" w:sz="0" w:space="0" w:color="auto"/>
                <w:bottom w:val="none" w:sz="0" w:space="0" w:color="auto"/>
                <w:right w:val="none" w:sz="0" w:space="0" w:color="auto"/>
              </w:divBdr>
            </w:div>
          </w:divsChild>
        </w:div>
        <w:div w:id="253321118">
          <w:marLeft w:val="0"/>
          <w:marRight w:val="0"/>
          <w:marTop w:val="0"/>
          <w:marBottom w:val="0"/>
          <w:divBdr>
            <w:top w:val="none" w:sz="0" w:space="0" w:color="auto"/>
            <w:left w:val="none" w:sz="0" w:space="0" w:color="auto"/>
            <w:bottom w:val="none" w:sz="0" w:space="0" w:color="auto"/>
            <w:right w:val="none" w:sz="0" w:space="0" w:color="auto"/>
          </w:divBdr>
        </w:div>
        <w:div w:id="1525290976">
          <w:marLeft w:val="0"/>
          <w:marRight w:val="0"/>
          <w:marTop w:val="0"/>
          <w:marBottom w:val="0"/>
          <w:divBdr>
            <w:top w:val="none" w:sz="0" w:space="0" w:color="auto"/>
            <w:left w:val="none" w:sz="0" w:space="0" w:color="auto"/>
            <w:bottom w:val="none" w:sz="0" w:space="0" w:color="auto"/>
            <w:right w:val="none" w:sz="0" w:space="0" w:color="auto"/>
          </w:divBdr>
        </w:div>
        <w:div w:id="1899582842">
          <w:marLeft w:val="0"/>
          <w:marRight w:val="0"/>
          <w:marTop w:val="0"/>
          <w:marBottom w:val="0"/>
          <w:divBdr>
            <w:top w:val="none" w:sz="0" w:space="0" w:color="auto"/>
            <w:left w:val="none" w:sz="0" w:space="0" w:color="auto"/>
            <w:bottom w:val="none" w:sz="0" w:space="0" w:color="auto"/>
            <w:right w:val="none" w:sz="0" w:space="0" w:color="auto"/>
          </w:divBdr>
        </w:div>
        <w:div w:id="1136223395">
          <w:marLeft w:val="0"/>
          <w:marRight w:val="0"/>
          <w:marTop w:val="0"/>
          <w:marBottom w:val="0"/>
          <w:divBdr>
            <w:top w:val="none" w:sz="0" w:space="0" w:color="auto"/>
            <w:left w:val="none" w:sz="0" w:space="0" w:color="auto"/>
            <w:bottom w:val="none" w:sz="0" w:space="0" w:color="auto"/>
            <w:right w:val="none" w:sz="0" w:space="0" w:color="auto"/>
          </w:divBdr>
        </w:div>
        <w:div w:id="1899627832">
          <w:marLeft w:val="0"/>
          <w:marRight w:val="0"/>
          <w:marTop w:val="0"/>
          <w:marBottom w:val="0"/>
          <w:divBdr>
            <w:top w:val="none" w:sz="0" w:space="0" w:color="auto"/>
            <w:left w:val="none" w:sz="0" w:space="0" w:color="auto"/>
            <w:bottom w:val="none" w:sz="0" w:space="0" w:color="auto"/>
            <w:right w:val="none" w:sz="0" w:space="0" w:color="auto"/>
          </w:divBdr>
        </w:div>
        <w:div w:id="1148011008">
          <w:marLeft w:val="0"/>
          <w:marRight w:val="0"/>
          <w:marTop w:val="0"/>
          <w:marBottom w:val="0"/>
          <w:divBdr>
            <w:top w:val="none" w:sz="0" w:space="0" w:color="auto"/>
            <w:left w:val="none" w:sz="0" w:space="0" w:color="auto"/>
            <w:bottom w:val="none" w:sz="0" w:space="0" w:color="auto"/>
            <w:right w:val="none" w:sz="0" w:space="0" w:color="auto"/>
          </w:divBdr>
        </w:div>
        <w:div w:id="508839239">
          <w:marLeft w:val="0"/>
          <w:marRight w:val="0"/>
          <w:marTop w:val="0"/>
          <w:marBottom w:val="0"/>
          <w:divBdr>
            <w:top w:val="none" w:sz="0" w:space="0" w:color="auto"/>
            <w:left w:val="none" w:sz="0" w:space="0" w:color="auto"/>
            <w:bottom w:val="none" w:sz="0" w:space="0" w:color="auto"/>
            <w:right w:val="none" w:sz="0" w:space="0" w:color="auto"/>
          </w:divBdr>
        </w:div>
        <w:div w:id="1061170623">
          <w:marLeft w:val="0"/>
          <w:marRight w:val="0"/>
          <w:marTop w:val="0"/>
          <w:marBottom w:val="0"/>
          <w:divBdr>
            <w:top w:val="none" w:sz="0" w:space="0" w:color="auto"/>
            <w:left w:val="none" w:sz="0" w:space="0" w:color="auto"/>
            <w:bottom w:val="none" w:sz="0" w:space="0" w:color="auto"/>
            <w:right w:val="none" w:sz="0" w:space="0" w:color="auto"/>
          </w:divBdr>
        </w:div>
        <w:div w:id="30811803">
          <w:marLeft w:val="0"/>
          <w:marRight w:val="0"/>
          <w:marTop w:val="0"/>
          <w:marBottom w:val="0"/>
          <w:divBdr>
            <w:top w:val="none" w:sz="0" w:space="0" w:color="auto"/>
            <w:left w:val="none" w:sz="0" w:space="0" w:color="auto"/>
            <w:bottom w:val="none" w:sz="0" w:space="0" w:color="auto"/>
            <w:right w:val="none" w:sz="0" w:space="0" w:color="auto"/>
          </w:divBdr>
        </w:div>
        <w:div w:id="20803827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cathdb.info/"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comments" Target="comment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4.png"/><Relationship Id="rId10" Type="http://schemas.microsoft.com/office/2018/08/relationships/commentsExtensible" Target="commentsExtensible.xml"/><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WWkv8ew1NsZG/biCFI9oeFMdsA==">AMUW2mU8Jf0Y3BUF+AcOu8cwfIW/UWl8qGA/Bis35YJt0KwgnNHCdMlPKBFPK+4ZX7YfODDpogzftu9hfKe86OkkKhpjQXh7e8tftMMtJ346ufKNN1tV9nI=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2A5D18-A7F1-9744-8BCD-ECD7FF0B1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10</Pages>
  <Words>2289</Words>
  <Characters>13050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Borowsky, Jonathan</dc:creator>
  <cp:lastModifiedBy>Meller, Artur</cp:lastModifiedBy>
  <cp:revision>3</cp:revision>
  <dcterms:created xsi:type="dcterms:W3CDTF">2022-01-12T21:54:00Z</dcterms:created>
  <dcterms:modified xsi:type="dcterms:W3CDTF">2022-01-14T18:17:00Z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c9ebd66f-3d9a-3749-80c6-e51ad088dc5e</vt:lpwstr>
  </property>
</Properties>
</file>